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4E8A3A" w14:textId="1D1345C5" w:rsidR="00621E9F" w:rsidRPr="0049602C" w:rsidRDefault="004126E3">
      <w:pPr>
        <w:spacing w:after="80"/>
        <w:rPr>
          <w:lang w:val="en-GB"/>
        </w:rPr>
      </w:pPr>
      <w:ins w:id="0" w:author="Jean-Marc Wyss" w:date="2026-08-31T12:06:00Z" w16du:dateUtc="2026-08-31T10:06:00Z">
        <w:r>
          <w:rPr>
            <w:b/>
            <w:bCs/>
            <w:sz w:val="34"/>
            <w:szCs w:val="34"/>
            <w:lang w:val="en-GB"/>
          </w:rPr>
          <w:t>ai</w:t>
        </w:r>
      </w:ins>
      <w:del w:id="1" w:author="Jean-Marc Wyss" w:date="2026-08-31T12:06:00Z" w16du:dateUtc="2026-08-31T10:06:00Z">
        <w:r w:rsidR="00000000" w:rsidRPr="0049602C" w:rsidDel="004126E3">
          <w:rPr>
            <w:b/>
            <w:bCs/>
            <w:sz w:val="34"/>
            <w:szCs w:val="34"/>
            <w:lang w:val="en-GB"/>
          </w:rPr>
          <w:delText>ki</w:delText>
        </w:r>
      </w:del>
      <w:r w:rsidR="00000000" w:rsidRPr="0049602C">
        <w:rPr>
          <w:b/>
          <w:bCs/>
          <w:sz w:val="34"/>
          <w:szCs w:val="34"/>
          <w:lang w:val="en-GB"/>
        </w:rPr>
        <w:t>-</w:t>
      </w:r>
      <w:proofErr w:type="spellStart"/>
      <w:r w:rsidR="00000000" w:rsidRPr="0049602C">
        <w:rPr>
          <w:b/>
          <w:bCs/>
          <w:sz w:val="34"/>
          <w:szCs w:val="34"/>
          <w:lang w:val="en-GB"/>
        </w:rPr>
        <w:t>pedia</w:t>
      </w:r>
      <w:proofErr w:type="spellEnd"/>
      <w:r w:rsidR="00000000" w:rsidRPr="0049602C">
        <w:rPr>
          <w:b/>
          <w:bCs/>
          <w:sz w:val="34"/>
          <w:szCs w:val="34"/>
          <w:lang w:val="en-GB"/>
        </w:rPr>
        <w:t xml:space="preserve"> in the </w:t>
      </w:r>
      <w:proofErr w:type="gramStart"/>
      <w:r w:rsidR="00000000" w:rsidRPr="0049602C">
        <w:rPr>
          <w:b/>
          <w:bCs/>
          <w:sz w:val="34"/>
          <w:szCs w:val="34"/>
          <w:lang w:val="en-GB"/>
        </w:rPr>
        <w:t>Classroom</w:t>
      </w:r>
      <w:proofErr w:type="gramEnd"/>
    </w:p>
    <w:p w14:paraId="1419AC2A" w14:textId="77777777" w:rsidR="00621E9F" w:rsidRPr="0049602C" w:rsidRDefault="00000000">
      <w:pPr>
        <w:spacing w:after="200"/>
        <w:rPr>
          <w:lang w:val="en-GB"/>
        </w:rPr>
      </w:pPr>
      <w:r w:rsidRPr="0049602C">
        <w:rPr>
          <w:i/>
          <w:iCs/>
          <w:sz w:val="22"/>
          <w:szCs w:val="22"/>
          <w:lang w:val="en-GB"/>
        </w:rPr>
        <w:t xml:space="preserve">Researching and </w:t>
      </w:r>
      <w:proofErr w:type="gramStart"/>
      <w:r w:rsidRPr="0049602C">
        <w:rPr>
          <w:i/>
          <w:iCs/>
          <w:sz w:val="22"/>
          <w:szCs w:val="22"/>
          <w:lang w:val="en-GB"/>
        </w:rPr>
        <w:t>Learning</w:t>
      </w:r>
      <w:proofErr w:type="gramEnd"/>
      <w:r w:rsidRPr="0049602C">
        <w:rPr>
          <w:i/>
          <w:iCs/>
          <w:sz w:val="22"/>
          <w:szCs w:val="22"/>
          <w:lang w:val="en-GB"/>
        </w:rPr>
        <w:t xml:space="preserve"> with Wikipedia's Curated Knowledge</w:t>
      </w:r>
    </w:p>
    <w:p w14:paraId="37EE799C" w14:textId="44C6B42F" w:rsidR="00621E9F" w:rsidRPr="0049602C" w:rsidRDefault="004126E3">
      <w:pPr>
        <w:spacing w:after="200"/>
        <w:rPr>
          <w:lang w:val="en-GB"/>
        </w:rPr>
      </w:pPr>
      <w:ins w:id="2" w:author="Jean-Marc Wyss" w:date="2026-08-31T12:06:00Z" w16du:dateUtc="2026-08-31T10:06:00Z">
        <w:r>
          <w:rPr>
            <w:lang w:val="en-GB"/>
          </w:rPr>
          <w:t>ai</w:t>
        </w:r>
      </w:ins>
      <w:del w:id="3" w:author="Jean-Marc Wyss" w:date="2026-08-31T12:06:00Z" w16du:dateUtc="2026-08-31T10:06:00Z">
        <w:r w:rsidR="00000000" w:rsidRPr="0049602C" w:rsidDel="004126E3">
          <w:rPr>
            <w:lang w:val="en-GB"/>
          </w:rPr>
          <w:delText>ki</w:delText>
        </w:r>
      </w:del>
      <w:r w:rsidR="00000000" w:rsidRPr="0049602C">
        <w:rPr>
          <w:lang w:val="en-GB"/>
        </w:rPr>
        <w:t>-</w:t>
      </w:r>
      <w:proofErr w:type="spellStart"/>
      <w:r w:rsidR="00000000" w:rsidRPr="0049602C">
        <w:rPr>
          <w:lang w:val="en-GB"/>
        </w:rPr>
        <w:t>pedia</w:t>
      </w:r>
      <w:proofErr w:type="spellEnd"/>
      <w:r w:rsidR="00000000" w:rsidRPr="0049602C">
        <w:rPr>
          <w:lang w:val="en-GB"/>
        </w:rPr>
        <w:t xml:space="preserve"> is more than a simplification tool</w:t>
      </w:r>
      <w:r w:rsidR="0049602C">
        <w:rPr>
          <w:lang w:val="en-GB"/>
        </w:rPr>
        <w:t>.</w:t>
      </w:r>
      <w:r w:rsidR="003738CA">
        <w:rPr>
          <w:lang w:val="en-GB"/>
        </w:rPr>
        <w:t xml:space="preserve"> </w:t>
      </w:r>
      <w:r w:rsidR="0049602C">
        <w:rPr>
          <w:lang w:val="en-GB"/>
        </w:rPr>
        <w:t>I</w:t>
      </w:r>
      <w:r w:rsidR="00000000" w:rsidRPr="0049602C">
        <w:rPr>
          <w:lang w:val="en-GB"/>
        </w:rPr>
        <w:t>t is a research environment that makes Wikipedia</w:t>
      </w:r>
      <w:r w:rsidR="0005661C">
        <w:rPr>
          <w:lang w:val="en-GB"/>
        </w:rPr>
        <w:t>’</w:t>
      </w:r>
      <w:r w:rsidR="00000000" w:rsidRPr="0049602C">
        <w:rPr>
          <w:lang w:val="en-GB"/>
        </w:rPr>
        <w:t>s curated knowledge usable for teaching</w:t>
      </w:r>
      <w:r w:rsidR="009F3F3C">
        <w:rPr>
          <w:lang w:val="en-GB"/>
        </w:rPr>
        <w:t>. The</w:t>
      </w:r>
      <w:r w:rsidR="00000000" w:rsidRPr="0049602C">
        <w:rPr>
          <w:lang w:val="en-GB"/>
        </w:rPr>
        <w:t xml:space="preserve"> </w:t>
      </w:r>
      <w:r w:rsidR="0049602C">
        <w:rPr>
          <w:lang w:val="en-GB"/>
        </w:rPr>
        <w:t>texts it produces are</w:t>
      </w:r>
      <w:r w:rsidR="00000000" w:rsidRPr="0049602C">
        <w:rPr>
          <w:lang w:val="en-GB"/>
        </w:rPr>
        <w:t xml:space="preserve"> linguistically accessible, </w:t>
      </w:r>
      <w:r w:rsidR="009F3F3C">
        <w:rPr>
          <w:lang w:val="en-GB"/>
        </w:rPr>
        <w:t>its sources are clearly displayed</w:t>
      </w:r>
      <w:r w:rsidR="00000000" w:rsidRPr="0049602C">
        <w:rPr>
          <w:lang w:val="en-GB"/>
        </w:rPr>
        <w:t xml:space="preserve">, and </w:t>
      </w:r>
      <w:r w:rsidR="009F3F3C">
        <w:rPr>
          <w:lang w:val="en-GB"/>
        </w:rPr>
        <w:t>it can be used for any</w:t>
      </w:r>
      <w:r w:rsidR="00000000" w:rsidRPr="0049602C">
        <w:rPr>
          <w:lang w:val="en-GB"/>
        </w:rPr>
        <w:t xml:space="preserve"> subject. This page shows </w:t>
      </w:r>
      <w:r w:rsidR="0005661C">
        <w:rPr>
          <w:lang w:val="en-GB"/>
        </w:rPr>
        <w:t>how</w:t>
      </w:r>
      <w:r w:rsidR="0005661C" w:rsidRPr="0049602C">
        <w:rPr>
          <w:lang w:val="en-GB"/>
        </w:rPr>
        <w:t xml:space="preserve"> </w:t>
      </w:r>
      <w:ins w:id="4" w:author="Jean-Marc Wyss" w:date="2026-08-31T12:06:00Z" w16du:dateUtc="2026-08-31T10:06:00Z">
        <w:r>
          <w:rPr>
            <w:lang w:val="en-GB"/>
          </w:rPr>
          <w:t>ai</w:t>
        </w:r>
      </w:ins>
      <w:del w:id="5" w:author="Jean-Marc Wyss" w:date="2026-08-31T12:06:00Z" w16du:dateUtc="2026-08-31T10:06:00Z">
        <w:r w:rsidR="00000000" w:rsidRPr="0049602C" w:rsidDel="004126E3">
          <w:rPr>
            <w:lang w:val="en-GB"/>
          </w:rPr>
          <w:delText>ki</w:delText>
        </w:r>
      </w:del>
      <w:r w:rsidR="00000000" w:rsidRPr="0049602C">
        <w:rPr>
          <w:lang w:val="en-GB"/>
        </w:rPr>
        <w:t>-</w:t>
      </w:r>
      <w:proofErr w:type="spellStart"/>
      <w:r w:rsidR="00000000" w:rsidRPr="0049602C">
        <w:rPr>
          <w:lang w:val="en-GB"/>
        </w:rPr>
        <w:t>pedia</w:t>
      </w:r>
      <w:proofErr w:type="spellEnd"/>
      <w:r w:rsidR="00000000" w:rsidRPr="0049602C">
        <w:rPr>
          <w:lang w:val="en-GB"/>
        </w:rPr>
        <w:t xml:space="preserve"> </w:t>
      </w:r>
      <w:r w:rsidR="0005661C">
        <w:rPr>
          <w:lang w:val="en-GB"/>
        </w:rPr>
        <w:t>can be best used</w:t>
      </w:r>
      <w:r w:rsidR="00000000" w:rsidRPr="0049602C">
        <w:rPr>
          <w:lang w:val="en-GB"/>
        </w:rPr>
        <w:t xml:space="preserve">, </w:t>
      </w:r>
      <w:r w:rsidR="009F3F3C">
        <w:rPr>
          <w:lang w:val="en-GB"/>
        </w:rPr>
        <w:t>the</w:t>
      </w:r>
      <w:r w:rsidR="009F3F3C" w:rsidRPr="0049602C">
        <w:rPr>
          <w:lang w:val="en-GB"/>
        </w:rPr>
        <w:t xml:space="preserve"> </w:t>
      </w:r>
      <w:r w:rsidR="00000000" w:rsidRPr="0049602C">
        <w:rPr>
          <w:lang w:val="en-GB"/>
        </w:rPr>
        <w:t xml:space="preserve">added value it offers compared to free internet research, and how to design </w:t>
      </w:r>
      <w:r w:rsidR="009F3F3C">
        <w:rPr>
          <w:lang w:val="en-GB"/>
        </w:rPr>
        <w:t>an initial</w:t>
      </w:r>
      <w:r w:rsidR="00000000" w:rsidRPr="0049602C">
        <w:rPr>
          <w:lang w:val="en-GB"/>
        </w:rPr>
        <w:t xml:space="preserve">, hands-on introductory lesson that works </w:t>
      </w:r>
      <w:r w:rsidR="0049602C">
        <w:rPr>
          <w:lang w:val="en-GB"/>
        </w:rPr>
        <w:t>for</w:t>
      </w:r>
      <w:r w:rsidR="0049602C" w:rsidRPr="0049602C">
        <w:rPr>
          <w:lang w:val="en-GB"/>
        </w:rPr>
        <w:t xml:space="preserve"> </w:t>
      </w:r>
      <w:r w:rsidR="00000000" w:rsidRPr="0049602C">
        <w:rPr>
          <w:lang w:val="en-GB"/>
        </w:rPr>
        <w:t>any subject.</w:t>
      </w:r>
    </w:p>
    <w:p w14:paraId="52BC31E8" w14:textId="77777777" w:rsidR="00621E9F" w:rsidRPr="0049602C" w:rsidRDefault="00000000">
      <w:pPr>
        <w:spacing w:before="200" w:after="160"/>
        <w:rPr>
          <w:lang w:val="en-GB"/>
        </w:rPr>
      </w:pPr>
      <w:r w:rsidRPr="0049602C">
        <w:rPr>
          <w:b/>
          <w:bCs/>
          <w:sz w:val="26"/>
          <w:szCs w:val="26"/>
          <w:lang w:val="en-GB"/>
        </w:rPr>
        <w:t>Usable in Every Subject</w:t>
      </w:r>
    </w:p>
    <w:p w14:paraId="18D38220" w14:textId="3F482835" w:rsidR="00621E9F" w:rsidRPr="0049602C" w:rsidRDefault="004126E3">
      <w:pPr>
        <w:spacing w:after="200"/>
        <w:rPr>
          <w:lang w:val="en-GB"/>
        </w:rPr>
      </w:pPr>
      <w:ins w:id="6" w:author="Jean-Marc Wyss" w:date="2026-08-31T12:07:00Z" w16du:dateUtc="2026-08-31T10:07:00Z">
        <w:r>
          <w:rPr>
            <w:lang w:val="en-GB"/>
          </w:rPr>
          <w:t>ai</w:t>
        </w:r>
      </w:ins>
      <w:del w:id="7" w:author="Jean-Marc Wyss" w:date="2026-08-31T12:07:00Z" w16du:dateUtc="2026-08-31T10:07:00Z">
        <w:r w:rsidR="00000000" w:rsidRPr="0049602C" w:rsidDel="004126E3">
          <w:rPr>
            <w:lang w:val="en-GB"/>
          </w:rPr>
          <w:delText>ki</w:delText>
        </w:r>
      </w:del>
      <w:r w:rsidR="00000000" w:rsidRPr="0049602C">
        <w:rPr>
          <w:lang w:val="en-GB"/>
        </w:rPr>
        <w:t>-</w:t>
      </w:r>
      <w:proofErr w:type="spellStart"/>
      <w:r w:rsidR="00000000" w:rsidRPr="0049602C">
        <w:rPr>
          <w:lang w:val="en-GB"/>
        </w:rPr>
        <w:t>pedia</w:t>
      </w:r>
      <w:proofErr w:type="spellEnd"/>
      <w:r w:rsidR="00000000" w:rsidRPr="0049602C">
        <w:rPr>
          <w:lang w:val="en-GB"/>
        </w:rPr>
        <w:t xml:space="preserve"> is a tool that can be used </w:t>
      </w:r>
      <w:r w:rsidR="0049602C">
        <w:rPr>
          <w:lang w:val="en-GB"/>
        </w:rPr>
        <w:t>for</w:t>
      </w:r>
      <w:r w:rsidR="0049602C" w:rsidRPr="0049602C">
        <w:rPr>
          <w:lang w:val="en-GB"/>
        </w:rPr>
        <w:t xml:space="preserve"> </w:t>
      </w:r>
      <w:r w:rsidR="00000000" w:rsidRPr="0049602C">
        <w:rPr>
          <w:lang w:val="en-GB"/>
        </w:rPr>
        <w:t xml:space="preserve">virtually any subject-specific teaching approach. Competent handling of information, sources, and AI is a </w:t>
      </w:r>
      <w:r w:rsidR="009F3F3C">
        <w:rPr>
          <w:lang w:val="en-GB"/>
        </w:rPr>
        <w:t xml:space="preserve">vitally important </w:t>
      </w:r>
      <w:r w:rsidR="00000000" w:rsidRPr="0049602C">
        <w:rPr>
          <w:lang w:val="en-GB"/>
        </w:rPr>
        <w:t>cross-curricular, forward-looking key competency. It can be used wherever non-fiction texts are part of the work. Examples by subject area:</w:t>
      </w:r>
    </w:p>
    <w:p w14:paraId="0533CE3C" w14:textId="392322DD" w:rsidR="00621E9F" w:rsidRPr="0049602C" w:rsidRDefault="0049602C">
      <w:pPr>
        <w:pStyle w:val="Listenabsatz"/>
        <w:numPr>
          <w:ilvl w:val="0"/>
          <w:numId w:val="2"/>
        </w:numPr>
        <w:spacing w:after="160"/>
        <w:rPr>
          <w:lang w:val="en-GB"/>
        </w:rPr>
      </w:pPr>
      <w:r>
        <w:rPr>
          <w:b/>
          <w:bCs/>
          <w:lang w:val="en-GB"/>
        </w:rPr>
        <w:t>Science, Technology</w:t>
      </w:r>
      <w:r w:rsidR="009F3F3C">
        <w:rPr>
          <w:b/>
          <w:bCs/>
          <w:lang w:val="en-GB"/>
        </w:rPr>
        <w:t>,</w:t>
      </w:r>
      <w:r>
        <w:rPr>
          <w:b/>
          <w:bCs/>
          <w:lang w:val="en-GB"/>
        </w:rPr>
        <w:t xml:space="preserve"> Engineering and Mathematics</w:t>
      </w:r>
      <w:r w:rsidR="009F3F3C">
        <w:rPr>
          <w:b/>
          <w:bCs/>
          <w:lang w:val="en-GB"/>
        </w:rPr>
        <w:t xml:space="preserve"> (STEM)</w:t>
      </w:r>
      <w:r w:rsidR="00790E8C" w:rsidRPr="0049602C">
        <w:rPr>
          <w:b/>
          <w:bCs/>
          <w:lang w:val="en-GB"/>
        </w:rPr>
        <w:t xml:space="preserve">: </w:t>
      </w:r>
      <w:r w:rsidR="00790E8C" w:rsidRPr="0049602C">
        <w:rPr>
          <w:lang w:val="en-GB"/>
        </w:rPr>
        <w:t xml:space="preserve">Presenting technical terms and concepts in an understandable way, unpacking scientific phenomena, </w:t>
      </w:r>
      <w:r w:rsidR="00233D1A">
        <w:rPr>
          <w:lang w:val="en-GB"/>
        </w:rPr>
        <w:t xml:space="preserve">and provides an insight into </w:t>
      </w:r>
      <w:r w:rsidR="00790E8C" w:rsidRPr="0049602C">
        <w:rPr>
          <w:lang w:val="en-GB"/>
        </w:rPr>
        <w:t>structured data.</w:t>
      </w:r>
    </w:p>
    <w:p w14:paraId="2F7B87A6" w14:textId="77777777" w:rsidR="00621E9F" w:rsidRPr="0049602C" w:rsidRDefault="00000000">
      <w:pPr>
        <w:pStyle w:val="Listenabsatz"/>
        <w:numPr>
          <w:ilvl w:val="0"/>
          <w:numId w:val="2"/>
        </w:numPr>
        <w:spacing w:after="160"/>
        <w:rPr>
          <w:lang w:val="en-GB"/>
        </w:rPr>
      </w:pPr>
      <w:r w:rsidRPr="0049602C">
        <w:rPr>
          <w:b/>
          <w:bCs/>
          <w:lang w:val="en-GB"/>
        </w:rPr>
        <w:t xml:space="preserve">History, Geography and Social Studies: </w:t>
      </w:r>
      <w:r w:rsidRPr="0049602C">
        <w:rPr>
          <w:lang w:val="en-GB"/>
        </w:rPr>
        <w:t>Researching historical, geographical, political, and social topics and making them accessible in an age-appropriate way.</w:t>
      </w:r>
    </w:p>
    <w:p w14:paraId="310FB975" w14:textId="25A6D27E" w:rsidR="00621E9F" w:rsidRPr="0049602C" w:rsidRDefault="00000000">
      <w:pPr>
        <w:pStyle w:val="Listenabsatz"/>
        <w:numPr>
          <w:ilvl w:val="0"/>
          <w:numId w:val="2"/>
        </w:numPr>
        <w:spacing w:after="160"/>
        <w:rPr>
          <w:lang w:val="en-GB"/>
        </w:rPr>
      </w:pPr>
      <w:r w:rsidRPr="0049602C">
        <w:rPr>
          <w:b/>
          <w:bCs/>
          <w:lang w:val="en-GB"/>
        </w:rPr>
        <w:t xml:space="preserve">Art, Music and Design: </w:t>
      </w:r>
      <w:r w:rsidRPr="0049602C">
        <w:rPr>
          <w:lang w:val="en-GB"/>
        </w:rPr>
        <w:t>Researching works, people, and techniques, and using freely licensed images for students</w:t>
      </w:r>
      <w:r w:rsidR="009F3F3C">
        <w:rPr>
          <w:lang w:val="en-GB"/>
        </w:rPr>
        <w:t>’</w:t>
      </w:r>
      <w:r w:rsidRPr="0049602C">
        <w:rPr>
          <w:lang w:val="en-GB"/>
        </w:rPr>
        <w:t xml:space="preserve"> own projects.</w:t>
      </w:r>
    </w:p>
    <w:p w14:paraId="434A824A" w14:textId="077475EE" w:rsidR="00621E9F" w:rsidRPr="0049602C" w:rsidRDefault="00000000">
      <w:pPr>
        <w:pStyle w:val="Listenabsatz"/>
        <w:numPr>
          <w:ilvl w:val="0"/>
          <w:numId w:val="2"/>
        </w:numPr>
        <w:spacing w:after="160"/>
        <w:rPr>
          <w:lang w:val="en-GB"/>
        </w:rPr>
      </w:pPr>
      <w:r w:rsidRPr="0049602C">
        <w:rPr>
          <w:b/>
          <w:bCs/>
          <w:lang w:val="en-GB"/>
        </w:rPr>
        <w:t xml:space="preserve">Economics, Home Economics and Everyday Life: </w:t>
      </w:r>
      <w:r w:rsidRPr="0049602C">
        <w:rPr>
          <w:lang w:val="en-GB"/>
        </w:rPr>
        <w:t>Looking up and</w:t>
      </w:r>
      <w:r w:rsidR="00233D1A">
        <w:rPr>
          <w:lang w:val="en-GB"/>
        </w:rPr>
        <w:t xml:space="preserve"> sort</w:t>
      </w:r>
      <w:r w:rsidRPr="0049602C">
        <w:rPr>
          <w:lang w:val="en-GB"/>
        </w:rPr>
        <w:t xml:space="preserve"> topics related to consumption, nutrition, money, and life management.</w:t>
      </w:r>
    </w:p>
    <w:p w14:paraId="1C7520FC" w14:textId="0845DF1E" w:rsidR="00621E9F" w:rsidRPr="0049602C" w:rsidRDefault="00000000">
      <w:pPr>
        <w:pStyle w:val="Listenabsatz"/>
        <w:numPr>
          <w:ilvl w:val="0"/>
          <w:numId w:val="2"/>
        </w:numPr>
        <w:spacing w:after="160"/>
        <w:rPr>
          <w:lang w:val="en-GB"/>
        </w:rPr>
      </w:pPr>
      <w:r w:rsidRPr="0049602C">
        <w:rPr>
          <w:b/>
          <w:bCs/>
          <w:lang w:val="en-GB"/>
        </w:rPr>
        <w:t xml:space="preserve">Languages (first and foreign): </w:t>
      </w:r>
      <w:ins w:id="8" w:author="Jean-Marc Wyss" w:date="2026-08-31T12:07:00Z" w16du:dateUtc="2026-08-31T10:07:00Z">
        <w:r w:rsidR="004126E3">
          <w:rPr>
            <w:lang w:val="en-GB"/>
          </w:rPr>
          <w:t>ai</w:t>
        </w:r>
      </w:ins>
      <w:del w:id="9" w:author="Jean-Marc Wyss" w:date="2026-08-31T12:07:00Z" w16du:dateUtc="2026-08-31T10:07:00Z">
        <w:r w:rsidRPr="0049602C" w:rsidDel="004126E3">
          <w:rPr>
            <w:lang w:val="en-GB"/>
          </w:rPr>
          <w:delText>ki</w:delText>
        </w:r>
      </w:del>
      <w:r w:rsidRPr="0049602C">
        <w:rPr>
          <w:lang w:val="en-GB"/>
        </w:rPr>
        <w:t>-</w:t>
      </w:r>
      <w:proofErr w:type="spellStart"/>
      <w:r w:rsidRPr="0049602C">
        <w:rPr>
          <w:lang w:val="en-GB"/>
        </w:rPr>
        <w:t>pedia</w:t>
      </w:r>
      <w:proofErr w:type="spellEnd"/>
      <w:r w:rsidRPr="0049602C">
        <w:rPr>
          <w:lang w:val="en-GB"/>
        </w:rPr>
        <w:t xml:space="preserve"> </w:t>
      </w:r>
      <w:r w:rsidR="009F3F3C">
        <w:rPr>
          <w:lang w:val="en-GB"/>
        </w:rPr>
        <w:t>provides</w:t>
      </w:r>
      <w:r w:rsidRPr="0049602C">
        <w:rPr>
          <w:lang w:val="en-GB"/>
        </w:rPr>
        <w:t xml:space="preserve"> </w:t>
      </w:r>
      <w:r w:rsidR="0049602C">
        <w:rPr>
          <w:lang w:val="en-GB"/>
        </w:rPr>
        <w:t xml:space="preserve">a source of </w:t>
      </w:r>
      <w:r w:rsidRPr="0049602C">
        <w:rPr>
          <w:lang w:val="en-GB"/>
        </w:rPr>
        <w:t>authentic text</w:t>
      </w:r>
      <w:r w:rsidR="0049602C">
        <w:rPr>
          <w:lang w:val="en-GB"/>
        </w:rPr>
        <w:t>s</w:t>
      </w:r>
      <w:r w:rsidRPr="0049602C">
        <w:rPr>
          <w:lang w:val="en-GB"/>
        </w:rPr>
        <w:t xml:space="preserve"> for </w:t>
      </w:r>
      <w:r w:rsidR="009F3F3C">
        <w:rPr>
          <w:lang w:val="en-GB"/>
        </w:rPr>
        <w:t xml:space="preserve">first and foreign </w:t>
      </w:r>
      <w:r w:rsidRPr="0049602C">
        <w:rPr>
          <w:lang w:val="en-GB"/>
        </w:rPr>
        <w:t xml:space="preserve">language </w:t>
      </w:r>
      <w:r w:rsidR="0049602C">
        <w:rPr>
          <w:lang w:val="en-GB"/>
        </w:rPr>
        <w:t>learning</w:t>
      </w:r>
      <w:r w:rsidRPr="0049602C">
        <w:rPr>
          <w:lang w:val="en-GB"/>
        </w:rPr>
        <w:t xml:space="preserve">. It supports reading comprehension and </w:t>
      </w:r>
      <w:r w:rsidR="00233D1A">
        <w:rPr>
          <w:lang w:val="en-GB"/>
        </w:rPr>
        <w:t>textual</w:t>
      </w:r>
      <w:r w:rsidRPr="0049602C">
        <w:rPr>
          <w:lang w:val="en-GB"/>
        </w:rPr>
        <w:t xml:space="preserve"> competence, vocabulary </w:t>
      </w:r>
      <w:r w:rsidR="0049602C">
        <w:rPr>
          <w:lang w:val="en-GB"/>
        </w:rPr>
        <w:t>building</w:t>
      </w:r>
      <w:r w:rsidRPr="0049602C">
        <w:rPr>
          <w:lang w:val="en-GB"/>
        </w:rPr>
        <w:t>, and the application of reading strategies</w:t>
      </w:r>
      <w:r w:rsidR="0049602C">
        <w:rPr>
          <w:lang w:val="en-GB"/>
        </w:rPr>
        <w:t>.</w:t>
      </w:r>
      <w:r w:rsidR="0005661C">
        <w:rPr>
          <w:lang w:val="en-GB"/>
        </w:rPr>
        <w:t xml:space="preserve"> </w:t>
      </w:r>
      <w:r w:rsidR="0049602C">
        <w:rPr>
          <w:lang w:val="en-GB"/>
        </w:rPr>
        <w:t>T</w:t>
      </w:r>
      <w:r w:rsidRPr="0049602C">
        <w:rPr>
          <w:lang w:val="en-GB"/>
        </w:rPr>
        <w:t>he different language versions of an article also make it possible to compare languages.</w:t>
      </w:r>
    </w:p>
    <w:p w14:paraId="547F1DB1" w14:textId="72102047" w:rsidR="00621E9F" w:rsidRPr="0049602C" w:rsidRDefault="00000000">
      <w:pPr>
        <w:pStyle w:val="Listenabsatz"/>
        <w:numPr>
          <w:ilvl w:val="0"/>
          <w:numId w:val="2"/>
        </w:numPr>
        <w:spacing w:after="160"/>
        <w:rPr>
          <w:lang w:val="en-GB"/>
        </w:rPr>
      </w:pPr>
      <w:r w:rsidRPr="0049602C">
        <w:rPr>
          <w:b/>
          <w:bCs/>
          <w:lang w:val="en-GB"/>
        </w:rPr>
        <w:t xml:space="preserve">Media Literacy: </w:t>
      </w:r>
      <w:r w:rsidRPr="0049602C">
        <w:rPr>
          <w:lang w:val="en-GB"/>
        </w:rPr>
        <w:t xml:space="preserve">In media education – and </w:t>
      </w:r>
      <w:r w:rsidR="009F3F3C">
        <w:rPr>
          <w:lang w:val="en-GB"/>
        </w:rPr>
        <w:t>indeed</w:t>
      </w:r>
      <w:r w:rsidR="009F3F3C" w:rsidRPr="0049602C">
        <w:rPr>
          <w:lang w:val="en-GB"/>
        </w:rPr>
        <w:t xml:space="preserve"> </w:t>
      </w:r>
      <w:r w:rsidRPr="0049602C">
        <w:rPr>
          <w:lang w:val="en-GB"/>
        </w:rPr>
        <w:t xml:space="preserve">all subjects – </w:t>
      </w:r>
      <w:ins w:id="10" w:author="Jean-Marc Wyss" w:date="2026-08-31T12:07:00Z" w16du:dateUtc="2026-08-31T10:07:00Z">
        <w:r w:rsidR="004126E3">
          <w:rPr>
            <w:lang w:val="en-GB"/>
          </w:rPr>
          <w:t>ai</w:t>
        </w:r>
      </w:ins>
      <w:del w:id="11" w:author="Jean-Marc Wyss" w:date="2026-08-31T12:07:00Z" w16du:dateUtc="2026-08-31T10:07:00Z">
        <w:r w:rsidRPr="0049602C" w:rsidDel="004126E3">
          <w:rPr>
            <w:lang w:val="en-GB"/>
          </w:rPr>
          <w:delText>ki</w:delText>
        </w:r>
      </w:del>
      <w:r w:rsidRPr="0049602C">
        <w:rPr>
          <w:lang w:val="en-GB"/>
        </w:rPr>
        <w:t>-</w:t>
      </w:r>
      <w:proofErr w:type="spellStart"/>
      <w:r w:rsidRPr="0049602C">
        <w:rPr>
          <w:lang w:val="en-GB"/>
        </w:rPr>
        <w:t>pedia</w:t>
      </w:r>
      <w:proofErr w:type="spellEnd"/>
      <w:r w:rsidRPr="0049602C">
        <w:rPr>
          <w:lang w:val="en-GB"/>
        </w:rPr>
        <w:t xml:space="preserve"> fosters information and research competency</w:t>
      </w:r>
      <w:r w:rsidR="009F3F3C">
        <w:rPr>
          <w:lang w:val="en-GB"/>
        </w:rPr>
        <w:t>.</w:t>
      </w:r>
      <w:r w:rsidR="0005661C">
        <w:rPr>
          <w:lang w:val="en-GB"/>
        </w:rPr>
        <w:t xml:space="preserve"> </w:t>
      </w:r>
      <w:r w:rsidR="009F3F3C">
        <w:rPr>
          <w:lang w:val="en-GB"/>
        </w:rPr>
        <w:t>L</w:t>
      </w:r>
      <w:r w:rsidRPr="0049602C">
        <w:rPr>
          <w:lang w:val="en-GB"/>
        </w:rPr>
        <w:t xml:space="preserve">earners practice </w:t>
      </w:r>
      <w:r w:rsidR="009F3F3C">
        <w:rPr>
          <w:lang w:val="en-GB"/>
        </w:rPr>
        <w:t xml:space="preserve">criticising </w:t>
      </w:r>
      <w:r w:rsidRPr="0049602C">
        <w:rPr>
          <w:lang w:val="en-GB"/>
        </w:rPr>
        <w:t>source</w:t>
      </w:r>
      <w:r w:rsidR="009F3F3C">
        <w:rPr>
          <w:lang w:val="en-GB"/>
        </w:rPr>
        <w:t>s</w:t>
      </w:r>
      <w:r w:rsidRPr="0049602C">
        <w:rPr>
          <w:lang w:val="en-GB"/>
        </w:rPr>
        <w:t>, assess</w:t>
      </w:r>
      <w:r w:rsidR="009F3F3C">
        <w:rPr>
          <w:lang w:val="en-GB"/>
        </w:rPr>
        <w:t>ing</w:t>
      </w:r>
      <w:r w:rsidRPr="0049602C">
        <w:rPr>
          <w:lang w:val="en-GB"/>
        </w:rPr>
        <w:t xml:space="preserve"> the</w:t>
      </w:r>
      <w:r w:rsidR="009F3F3C">
        <w:rPr>
          <w:lang w:val="en-GB"/>
        </w:rPr>
        <w:t>ir</w:t>
      </w:r>
      <w:r w:rsidRPr="0049602C">
        <w:rPr>
          <w:lang w:val="en-GB"/>
        </w:rPr>
        <w:t xml:space="preserve"> credibility and trustworthiness, check</w:t>
      </w:r>
      <w:r w:rsidR="009F3F3C">
        <w:rPr>
          <w:lang w:val="en-GB"/>
        </w:rPr>
        <w:t>ing</w:t>
      </w:r>
      <w:r w:rsidRPr="0049602C">
        <w:rPr>
          <w:lang w:val="en-GB"/>
        </w:rPr>
        <w:t xml:space="preserve"> evidence, and distinguish</w:t>
      </w:r>
      <w:r w:rsidR="009F3F3C">
        <w:rPr>
          <w:lang w:val="en-GB"/>
        </w:rPr>
        <w:t>ing</w:t>
      </w:r>
      <w:r w:rsidRPr="0049602C">
        <w:rPr>
          <w:lang w:val="en-GB"/>
        </w:rPr>
        <w:t xml:space="preserve"> fact from opinion using transparent</w:t>
      </w:r>
      <w:r w:rsidR="009F3F3C">
        <w:rPr>
          <w:lang w:val="en-GB"/>
        </w:rPr>
        <w:t xml:space="preserve"> and </w:t>
      </w:r>
      <w:r w:rsidRPr="0049602C">
        <w:rPr>
          <w:lang w:val="en-GB"/>
        </w:rPr>
        <w:t xml:space="preserve">curated </w:t>
      </w:r>
      <w:r w:rsidR="009F3F3C">
        <w:rPr>
          <w:lang w:val="en-GB"/>
        </w:rPr>
        <w:t>content</w:t>
      </w:r>
      <w:r w:rsidRPr="0049602C">
        <w:rPr>
          <w:lang w:val="en-GB"/>
        </w:rPr>
        <w:t>.</w:t>
      </w:r>
    </w:p>
    <w:p w14:paraId="2BA2E758" w14:textId="546C8281" w:rsidR="00621E9F" w:rsidRPr="0049602C" w:rsidRDefault="00727932">
      <w:pPr>
        <w:spacing w:after="200"/>
        <w:rPr>
          <w:lang w:val="en-GB"/>
        </w:rPr>
      </w:pPr>
      <w:r>
        <w:rPr>
          <w:lang w:val="en-GB"/>
        </w:rPr>
        <w:t>Thanks to</w:t>
      </w:r>
      <w:r w:rsidRPr="0049602C">
        <w:rPr>
          <w:lang w:val="en-GB"/>
        </w:rPr>
        <w:t xml:space="preserve"> </w:t>
      </w:r>
      <w:ins w:id="12" w:author="Jean-Marc Wyss" w:date="2026-08-31T12:07:00Z" w16du:dateUtc="2026-08-31T10:07:00Z">
        <w:r w:rsidR="004126E3">
          <w:rPr>
            <w:lang w:val="en-GB"/>
          </w:rPr>
          <w:t>ai</w:t>
        </w:r>
      </w:ins>
      <w:del w:id="13" w:author="Jean-Marc Wyss" w:date="2026-08-31T12:07:00Z" w16du:dateUtc="2026-08-31T10:07:00Z">
        <w:r w:rsidRPr="0049602C" w:rsidDel="004126E3">
          <w:rPr>
            <w:lang w:val="en-GB"/>
          </w:rPr>
          <w:delText>ki</w:delText>
        </w:r>
      </w:del>
      <w:r w:rsidRPr="0049602C">
        <w:rPr>
          <w:lang w:val="en-GB"/>
        </w:rPr>
        <w:t>-</w:t>
      </w:r>
      <w:proofErr w:type="spellStart"/>
      <w:r w:rsidRPr="0049602C">
        <w:rPr>
          <w:lang w:val="en-GB"/>
        </w:rPr>
        <w:t>pedia</w:t>
      </w:r>
      <w:r>
        <w:rPr>
          <w:lang w:val="en-GB"/>
        </w:rPr>
        <w:t>’s</w:t>
      </w:r>
      <w:proofErr w:type="spellEnd"/>
      <w:r>
        <w:rPr>
          <w:lang w:val="en-GB"/>
        </w:rPr>
        <w:t xml:space="preserve"> ability to </w:t>
      </w:r>
      <w:r w:rsidRPr="0049602C">
        <w:rPr>
          <w:lang w:val="en-GB"/>
        </w:rPr>
        <w:t xml:space="preserve">flexibly adjust text length and language level, </w:t>
      </w:r>
      <w:r>
        <w:rPr>
          <w:lang w:val="en-GB"/>
        </w:rPr>
        <w:t>it can be used with students of all levels</w:t>
      </w:r>
      <w:r w:rsidR="0005661C">
        <w:rPr>
          <w:lang w:val="en-GB"/>
        </w:rPr>
        <w:t>,</w:t>
      </w:r>
      <w:r>
        <w:rPr>
          <w:lang w:val="en-GB"/>
        </w:rPr>
        <w:t xml:space="preserve"> from weak to strong readers.</w:t>
      </w:r>
      <w:r w:rsidRPr="0049602C">
        <w:rPr>
          <w:lang w:val="en-GB"/>
        </w:rPr>
        <w:t xml:space="preserve"> </w:t>
      </w:r>
      <w:r>
        <w:rPr>
          <w:lang w:val="en-GB"/>
        </w:rPr>
        <w:t xml:space="preserve">In this way it significantly contributes </w:t>
      </w:r>
      <w:r w:rsidRPr="0049602C">
        <w:rPr>
          <w:lang w:val="en-GB"/>
        </w:rPr>
        <w:t>to both individualization and differentiated instruction</w:t>
      </w:r>
      <w:r>
        <w:rPr>
          <w:lang w:val="en-GB"/>
        </w:rPr>
        <w:t>. Furthermore,</w:t>
      </w:r>
      <w:r w:rsidRPr="0049602C">
        <w:rPr>
          <w:lang w:val="en-GB"/>
        </w:rPr>
        <w:t xml:space="preserve"> the simplification feature</w:t>
      </w:r>
      <w:r>
        <w:rPr>
          <w:lang w:val="en-GB"/>
        </w:rPr>
        <w:t xml:space="preserve"> means </w:t>
      </w:r>
      <w:r w:rsidRPr="0049602C">
        <w:rPr>
          <w:lang w:val="en-GB"/>
        </w:rPr>
        <w:t xml:space="preserve">it can even be used </w:t>
      </w:r>
      <w:r w:rsidR="0049323C">
        <w:rPr>
          <w:lang w:val="en-GB"/>
        </w:rPr>
        <w:t>by older primary school children</w:t>
      </w:r>
      <w:r w:rsidRPr="0049602C">
        <w:rPr>
          <w:lang w:val="en-GB"/>
        </w:rPr>
        <w:t>.</w:t>
      </w:r>
    </w:p>
    <w:p w14:paraId="2391DEDB" w14:textId="3365BA3B" w:rsidR="00621E9F" w:rsidRPr="0049602C" w:rsidRDefault="00000000">
      <w:pPr>
        <w:spacing w:before="200" w:after="160"/>
        <w:rPr>
          <w:lang w:val="en-GB"/>
        </w:rPr>
      </w:pPr>
      <w:r w:rsidRPr="0049602C">
        <w:rPr>
          <w:b/>
          <w:bCs/>
          <w:sz w:val="26"/>
          <w:szCs w:val="26"/>
          <w:lang w:val="en-GB"/>
        </w:rPr>
        <w:t xml:space="preserve">Why </w:t>
      </w:r>
      <w:ins w:id="14" w:author="Jean-Marc Wyss" w:date="2026-08-31T12:09:00Z" w16du:dateUtc="2026-08-31T10:09:00Z">
        <w:r w:rsidR="004126E3">
          <w:rPr>
            <w:b/>
            <w:bCs/>
            <w:sz w:val="26"/>
            <w:szCs w:val="26"/>
            <w:lang w:val="en-GB"/>
          </w:rPr>
          <w:t>a</w:t>
        </w:r>
      </w:ins>
      <w:del w:id="15" w:author="Jean-Marc Wyss" w:date="2026-08-31T12:09:00Z" w16du:dateUtc="2026-08-31T10:09:00Z">
        <w:r w:rsidRPr="0049602C" w:rsidDel="004126E3">
          <w:rPr>
            <w:b/>
            <w:bCs/>
            <w:sz w:val="26"/>
            <w:szCs w:val="26"/>
            <w:lang w:val="en-GB"/>
          </w:rPr>
          <w:delText>k</w:delText>
        </w:r>
      </w:del>
      <w:r w:rsidRPr="0049602C">
        <w:rPr>
          <w:b/>
          <w:bCs/>
          <w:sz w:val="26"/>
          <w:szCs w:val="26"/>
          <w:lang w:val="en-GB"/>
        </w:rPr>
        <w:t>i-</w:t>
      </w:r>
      <w:proofErr w:type="spellStart"/>
      <w:r w:rsidRPr="0049602C">
        <w:rPr>
          <w:b/>
          <w:bCs/>
          <w:sz w:val="26"/>
          <w:szCs w:val="26"/>
          <w:lang w:val="en-GB"/>
        </w:rPr>
        <w:t>pedia</w:t>
      </w:r>
      <w:proofErr w:type="spellEnd"/>
      <w:r w:rsidRPr="0049602C">
        <w:rPr>
          <w:b/>
          <w:bCs/>
          <w:sz w:val="26"/>
          <w:szCs w:val="26"/>
          <w:lang w:val="en-GB"/>
        </w:rPr>
        <w:t>? The Added Value Compared to Free Internet Research</w:t>
      </w:r>
    </w:p>
    <w:p w14:paraId="2E1F40C4" w14:textId="7CFEF2ED" w:rsidR="00621E9F" w:rsidRPr="0049602C" w:rsidRDefault="00000000">
      <w:pPr>
        <w:spacing w:after="200"/>
        <w:rPr>
          <w:lang w:val="en-GB"/>
        </w:rPr>
      </w:pPr>
      <w:r w:rsidRPr="0049602C">
        <w:rPr>
          <w:lang w:val="en-GB"/>
        </w:rPr>
        <w:t xml:space="preserve">A quick internet search or an AI-generated summary delivers results instantly but often from an unclear source, </w:t>
      </w:r>
      <w:r w:rsidR="0049323C">
        <w:rPr>
          <w:lang w:val="en-GB"/>
        </w:rPr>
        <w:t>influenced</w:t>
      </w:r>
      <w:r w:rsidR="0049323C" w:rsidRPr="0049602C">
        <w:rPr>
          <w:lang w:val="en-GB"/>
        </w:rPr>
        <w:t xml:space="preserve"> </w:t>
      </w:r>
      <w:r w:rsidRPr="0049602C">
        <w:rPr>
          <w:lang w:val="en-GB"/>
        </w:rPr>
        <w:t xml:space="preserve">by advertising, or even made up entirely. </w:t>
      </w:r>
      <w:ins w:id="16" w:author="Jean-Marc Wyss" w:date="2026-08-31T12:07:00Z" w16du:dateUtc="2026-08-31T10:07:00Z">
        <w:r w:rsidR="004126E3">
          <w:rPr>
            <w:lang w:val="en-GB"/>
          </w:rPr>
          <w:t>ai</w:t>
        </w:r>
      </w:ins>
      <w:del w:id="17" w:author="Jean-Marc Wyss" w:date="2026-08-31T12:07:00Z" w16du:dateUtc="2026-08-31T10:07:00Z">
        <w:r w:rsidRPr="0049602C" w:rsidDel="004126E3">
          <w:rPr>
            <w:lang w:val="en-GB"/>
          </w:rPr>
          <w:delText>ki</w:delText>
        </w:r>
      </w:del>
      <w:r w:rsidRPr="0049602C">
        <w:rPr>
          <w:lang w:val="en-GB"/>
        </w:rPr>
        <w:t>-</w:t>
      </w:r>
      <w:proofErr w:type="spellStart"/>
      <w:r w:rsidRPr="0049602C">
        <w:rPr>
          <w:lang w:val="en-GB"/>
        </w:rPr>
        <w:t>pedia</w:t>
      </w:r>
      <w:proofErr w:type="spellEnd"/>
      <w:r w:rsidRPr="0049602C">
        <w:rPr>
          <w:lang w:val="en-GB"/>
        </w:rPr>
        <w:t xml:space="preserve"> works in a fundamentally different way</w:t>
      </w:r>
      <w:r w:rsidR="0005661C">
        <w:rPr>
          <w:lang w:val="en-GB"/>
        </w:rPr>
        <w:t>.</w:t>
      </w:r>
    </w:p>
    <w:p w14:paraId="00046471" w14:textId="2995B7AF" w:rsidR="00621E9F" w:rsidRPr="0049602C" w:rsidRDefault="00000000">
      <w:pPr>
        <w:pStyle w:val="Listenabsatz"/>
        <w:numPr>
          <w:ilvl w:val="0"/>
          <w:numId w:val="2"/>
        </w:numPr>
        <w:spacing w:after="160"/>
        <w:rPr>
          <w:lang w:val="en-GB"/>
        </w:rPr>
      </w:pPr>
      <w:r w:rsidRPr="0049602C">
        <w:rPr>
          <w:b/>
          <w:bCs/>
          <w:lang w:val="en-GB"/>
        </w:rPr>
        <w:t xml:space="preserve">Curated, vetted texts. </w:t>
      </w:r>
      <w:r w:rsidRPr="0049602C">
        <w:rPr>
          <w:lang w:val="en-GB"/>
        </w:rPr>
        <w:t xml:space="preserve">The </w:t>
      </w:r>
      <w:r w:rsidR="0049323C">
        <w:rPr>
          <w:lang w:val="en-GB"/>
        </w:rPr>
        <w:t xml:space="preserve">content generated by </w:t>
      </w:r>
      <w:ins w:id="18" w:author="Jean-Marc Wyss" w:date="2026-08-31T12:07:00Z" w16du:dateUtc="2026-08-31T10:07:00Z">
        <w:r w:rsidR="004126E3">
          <w:rPr>
            <w:lang w:val="en-GB"/>
          </w:rPr>
          <w:t>ai</w:t>
        </w:r>
      </w:ins>
      <w:del w:id="19" w:author="Jean-Marc Wyss" w:date="2026-08-31T12:07:00Z" w16du:dateUtc="2026-08-31T10:07:00Z">
        <w:r w:rsidR="0049323C" w:rsidDel="004126E3">
          <w:rPr>
            <w:lang w:val="en-GB"/>
          </w:rPr>
          <w:delText>ki</w:delText>
        </w:r>
      </w:del>
      <w:r w:rsidR="0049323C">
        <w:rPr>
          <w:lang w:val="en-GB"/>
        </w:rPr>
        <w:t>-</w:t>
      </w:r>
      <w:proofErr w:type="spellStart"/>
      <w:r w:rsidR="0049323C">
        <w:rPr>
          <w:lang w:val="en-GB"/>
        </w:rPr>
        <w:t>pedia</w:t>
      </w:r>
      <w:proofErr w:type="spellEnd"/>
      <w:r w:rsidR="0049323C">
        <w:rPr>
          <w:lang w:val="en-GB"/>
        </w:rPr>
        <w:t xml:space="preserve"> </w:t>
      </w:r>
      <w:r w:rsidR="00727932">
        <w:rPr>
          <w:lang w:val="en-GB"/>
        </w:rPr>
        <w:t xml:space="preserve">is </w:t>
      </w:r>
      <w:r w:rsidRPr="0049602C">
        <w:rPr>
          <w:lang w:val="en-GB"/>
        </w:rPr>
        <w:t>always</w:t>
      </w:r>
      <w:r w:rsidR="0049323C">
        <w:rPr>
          <w:lang w:val="en-GB"/>
        </w:rPr>
        <w:t xml:space="preserve"> </w:t>
      </w:r>
      <w:r w:rsidR="00727932">
        <w:rPr>
          <w:lang w:val="en-GB"/>
        </w:rPr>
        <w:t>pulled</w:t>
      </w:r>
      <w:r w:rsidR="0049323C">
        <w:rPr>
          <w:lang w:val="en-GB"/>
        </w:rPr>
        <w:t xml:space="preserve"> from</w:t>
      </w:r>
      <w:r w:rsidRPr="0049602C">
        <w:rPr>
          <w:lang w:val="en-GB"/>
        </w:rPr>
        <w:t xml:space="preserve"> a genuine Wikipedia article </w:t>
      </w:r>
      <w:r w:rsidR="0049323C">
        <w:rPr>
          <w:lang w:val="en-GB"/>
        </w:rPr>
        <w:t xml:space="preserve">which has been </w:t>
      </w:r>
      <w:r w:rsidRPr="0049602C">
        <w:rPr>
          <w:lang w:val="en-GB"/>
        </w:rPr>
        <w:t xml:space="preserve">written by </w:t>
      </w:r>
      <w:r w:rsidR="0049323C">
        <w:rPr>
          <w:lang w:val="en-GB"/>
        </w:rPr>
        <w:t>a person who is duty bound</w:t>
      </w:r>
      <w:r w:rsidRPr="0049602C">
        <w:rPr>
          <w:lang w:val="en-GB"/>
        </w:rPr>
        <w:t xml:space="preserve"> to cite </w:t>
      </w:r>
      <w:r w:rsidR="0049323C">
        <w:rPr>
          <w:lang w:val="en-GB"/>
        </w:rPr>
        <w:t xml:space="preserve">their </w:t>
      </w:r>
      <w:r w:rsidRPr="0049602C">
        <w:rPr>
          <w:lang w:val="en-GB"/>
        </w:rPr>
        <w:t>sources</w:t>
      </w:r>
      <w:r w:rsidR="00727932">
        <w:rPr>
          <w:lang w:val="en-GB"/>
        </w:rPr>
        <w:t>. The texts go through</w:t>
      </w:r>
      <w:r w:rsidRPr="0049602C">
        <w:rPr>
          <w:lang w:val="en-GB"/>
        </w:rPr>
        <w:t xml:space="preserve"> quality assurance and a</w:t>
      </w:r>
      <w:r w:rsidR="00727932">
        <w:rPr>
          <w:lang w:val="en-GB"/>
        </w:rPr>
        <w:t>re written from a</w:t>
      </w:r>
      <w:r w:rsidRPr="0049602C">
        <w:rPr>
          <w:lang w:val="en-GB"/>
        </w:rPr>
        <w:t xml:space="preserve"> neutral point of view. No thrown-together search result</w:t>
      </w:r>
      <w:r w:rsidR="0049323C">
        <w:rPr>
          <w:lang w:val="en-GB"/>
        </w:rPr>
        <w:t>s</w:t>
      </w:r>
      <w:r w:rsidR="0005661C">
        <w:rPr>
          <w:lang w:val="en-GB"/>
        </w:rPr>
        <w:t xml:space="preserve"> and </w:t>
      </w:r>
      <w:r w:rsidRPr="0049602C">
        <w:rPr>
          <w:lang w:val="en-GB"/>
        </w:rPr>
        <w:t>no advertising.</w:t>
      </w:r>
    </w:p>
    <w:p w14:paraId="438DF03C" w14:textId="5A7C2F4C" w:rsidR="00621E9F" w:rsidRPr="0049602C" w:rsidRDefault="00000000">
      <w:pPr>
        <w:pStyle w:val="Listenabsatz"/>
        <w:numPr>
          <w:ilvl w:val="0"/>
          <w:numId w:val="2"/>
        </w:numPr>
        <w:spacing w:after="160"/>
        <w:rPr>
          <w:lang w:val="en-GB"/>
        </w:rPr>
      </w:pPr>
      <w:r w:rsidRPr="0049602C">
        <w:rPr>
          <w:b/>
          <w:bCs/>
          <w:lang w:val="en-GB"/>
        </w:rPr>
        <w:t xml:space="preserve">Every piece of information can be traced back to its original source. </w:t>
      </w:r>
      <w:r w:rsidRPr="0049602C">
        <w:rPr>
          <w:lang w:val="en-GB"/>
        </w:rPr>
        <w:t xml:space="preserve">The reading assistant shows the supporting evidence from the original article directly alongside its answers. This lets </w:t>
      </w:r>
      <w:r w:rsidR="0005661C">
        <w:rPr>
          <w:lang w:val="en-GB"/>
        </w:rPr>
        <w:t>students</w:t>
      </w:r>
      <w:r w:rsidR="0005661C" w:rsidRPr="0049602C">
        <w:rPr>
          <w:lang w:val="en-GB"/>
        </w:rPr>
        <w:t xml:space="preserve"> </w:t>
      </w:r>
      <w:r w:rsidRPr="0049602C">
        <w:rPr>
          <w:lang w:val="en-GB"/>
        </w:rPr>
        <w:t xml:space="preserve">see where a statement comes from, trace it back to its origin, and verify it </w:t>
      </w:r>
      <w:r w:rsidR="0005661C">
        <w:rPr>
          <w:lang w:val="en-GB"/>
        </w:rPr>
        <w:t>themselves</w:t>
      </w:r>
      <w:r w:rsidR="0005661C" w:rsidRPr="0049602C">
        <w:rPr>
          <w:lang w:val="en-GB"/>
        </w:rPr>
        <w:t xml:space="preserve"> </w:t>
      </w:r>
      <w:r w:rsidRPr="0049602C">
        <w:rPr>
          <w:lang w:val="en-GB"/>
        </w:rPr>
        <w:t>– source criticism put into practice instead of blind trust.</w:t>
      </w:r>
    </w:p>
    <w:p w14:paraId="3745F595" w14:textId="5B167071" w:rsidR="00621E9F" w:rsidRPr="0049602C" w:rsidRDefault="00000000">
      <w:pPr>
        <w:pStyle w:val="Listenabsatz"/>
        <w:numPr>
          <w:ilvl w:val="0"/>
          <w:numId w:val="2"/>
        </w:numPr>
        <w:spacing w:after="160"/>
        <w:rPr>
          <w:lang w:val="en-GB"/>
        </w:rPr>
      </w:pPr>
      <w:r w:rsidRPr="0049602C">
        <w:rPr>
          <w:b/>
          <w:bCs/>
          <w:lang w:val="en-GB"/>
        </w:rPr>
        <w:t>Building knowledge without a personalized algorithm</w:t>
      </w:r>
      <w:r w:rsidR="00727932">
        <w:rPr>
          <w:b/>
          <w:bCs/>
          <w:lang w:val="en-GB"/>
        </w:rPr>
        <w:t>,</w:t>
      </w:r>
      <w:r w:rsidRPr="0049602C">
        <w:rPr>
          <w:b/>
          <w:bCs/>
          <w:lang w:val="en-GB"/>
        </w:rPr>
        <w:t xml:space="preserve"> completely ad-free. </w:t>
      </w:r>
      <w:r w:rsidRPr="0049602C">
        <w:rPr>
          <w:lang w:val="en-GB"/>
        </w:rPr>
        <w:t xml:space="preserve">Learners build knowledge on their own terms, without being steered by </w:t>
      </w:r>
      <w:r w:rsidR="0005661C">
        <w:rPr>
          <w:lang w:val="en-GB"/>
        </w:rPr>
        <w:t xml:space="preserve">an </w:t>
      </w:r>
      <w:r w:rsidRPr="0049602C">
        <w:rPr>
          <w:lang w:val="en-GB"/>
        </w:rPr>
        <w:t>algorithm: no tracking, no filter bubble, no distractions. Everyone works with the same, reliable knowledge base.</w:t>
      </w:r>
    </w:p>
    <w:p w14:paraId="11EB16EB" w14:textId="32DD3E37" w:rsidR="00621E9F" w:rsidRPr="0049602C" w:rsidRDefault="00000000">
      <w:pPr>
        <w:pStyle w:val="Listenabsatz"/>
        <w:numPr>
          <w:ilvl w:val="0"/>
          <w:numId w:val="2"/>
        </w:numPr>
        <w:spacing w:after="160"/>
        <w:rPr>
          <w:lang w:val="en-GB"/>
        </w:rPr>
      </w:pPr>
      <w:r w:rsidRPr="0049602C">
        <w:rPr>
          <w:b/>
          <w:bCs/>
          <w:lang w:val="en-GB"/>
        </w:rPr>
        <w:t xml:space="preserve">The AI stays within the article. </w:t>
      </w:r>
      <w:r w:rsidRPr="0049602C">
        <w:rPr>
          <w:lang w:val="en-GB"/>
        </w:rPr>
        <w:t>The reading assistant searches exclusively within the selected articl</w:t>
      </w:r>
      <w:r w:rsidR="0005661C">
        <w:rPr>
          <w:lang w:val="en-GB"/>
        </w:rPr>
        <w:t>e. It</w:t>
      </w:r>
      <w:r w:rsidRPr="0049602C">
        <w:rPr>
          <w:lang w:val="en-GB"/>
        </w:rPr>
        <w:t xml:space="preserve"> </w:t>
      </w:r>
      <w:r w:rsidR="0049323C">
        <w:rPr>
          <w:lang w:val="en-GB"/>
        </w:rPr>
        <w:t>doesn’t pull information from anywhere else on</w:t>
      </w:r>
      <w:r w:rsidR="0049323C" w:rsidRPr="0049602C">
        <w:rPr>
          <w:lang w:val="en-GB"/>
        </w:rPr>
        <w:t xml:space="preserve"> </w:t>
      </w:r>
      <w:r w:rsidRPr="0049602C">
        <w:rPr>
          <w:lang w:val="en-GB"/>
        </w:rPr>
        <w:t xml:space="preserve">the </w:t>
      </w:r>
      <w:proofErr w:type="gramStart"/>
      <w:r w:rsidRPr="0049602C">
        <w:rPr>
          <w:lang w:val="en-GB"/>
        </w:rPr>
        <w:t>internet</w:t>
      </w:r>
      <w:proofErr w:type="gramEnd"/>
      <w:r w:rsidR="0005661C">
        <w:rPr>
          <w:lang w:val="en-GB"/>
        </w:rPr>
        <w:t xml:space="preserve"> </w:t>
      </w:r>
      <w:r w:rsidRPr="0049602C">
        <w:rPr>
          <w:lang w:val="en-GB"/>
        </w:rPr>
        <w:t xml:space="preserve">and </w:t>
      </w:r>
      <w:r w:rsidR="0005661C">
        <w:rPr>
          <w:lang w:val="en-GB"/>
        </w:rPr>
        <w:t xml:space="preserve">it </w:t>
      </w:r>
      <w:r w:rsidRPr="0049602C">
        <w:rPr>
          <w:lang w:val="en-GB"/>
        </w:rPr>
        <w:t>doesn't invent facts (</w:t>
      </w:r>
      <w:r w:rsidR="0049323C">
        <w:rPr>
          <w:lang w:val="en-GB"/>
        </w:rPr>
        <w:t>i</w:t>
      </w:r>
      <w:r w:rsidR="00727932">
        <w:rPr>
          <w:lang w:val="en-GB"/>
        </w:rPr>
        <w:t>.</w:t>
      </w:r>
      <w:r w:rsidR="0049323C">
        <w:rPr>
          <w:lang w:val="en-GB"/>
        </w:rPr>
        <w:t>e</w:t>
      </w:r>
      <w:r w:rsidR="00727932">
        <w:rPr>
          <w:lang w:val="en-GB"/>
        </w:rPr>
        <w:t>.</w:t>
      </w:r>
      <w:r w:rsidR="0049323C">
        <w:rPr>
          <w:lang w:val="en-GB"/>
        </w:rPr>
        <w:t xml:space="preserve"> hallucinate</w:t>
      </w:r>
      <w:r w:rsidRPr="0049602C">
        <w:rPr>
          <w:lang w:val="en-GB"/>
        </w:rPr>
        <w:t>). This makes the results reliable and traceable.</w:t>
      </w:r>
    </w:p>
    <w:p w14:paraId="02DAFB49" w14:textId="4E9CEC6B" w:rsidR="00621E9F" w:rsidRPr="0049602C" w:rsidRDefault="00000000">
      <w:pPr>
        <w:pStyle w:val="Listenabsatz"/>
        <w:numPr>
          <w:ilvl w:val="0"/>
          <w:numId w:val="2"/>
        </w:numPr>
        <w:spacing w:after="160"/>
        <w:rPr>
          <w:lang w:val="en-GB"/>
        </w:rPr>
      </w:pPr>
      <w:r w:rsidRPr="0049602C">
        <w:rPr>
          <w:b/>
          <w:bCs/>
          <w:lang w:val="en-GB"/>
        </w:rPr>
        <w:t xml:space="preserve">A counter-model to the “prompt trap.” </w:t>
      </w:r>
      <w:r w:rsidRPr="0049602C">
        <w:rPr>
          <w:lang w:val="en-GB"/>
        </w:rPr>
        <w:t>Instead of simply being handed a ready-made answer, learners work actively with a</w:t>
      </w:r>
      <w:r w:rsidR="0005661C">
        <w:rPr>
          <w:lang w:val="en-GB"/>
        </w:rPr>
        <w:t xml:space="preserve">n approved </w:t>
      </w:r>
      <w:r w:rsidRPr="0049602C">
        <w:rPr>
          <w:lang w:val="en-GB"/>
        </w:rPr>
        <w:t>text</w:t>
      </w:r>
      <w:r w:rsidR="00727932">
        <w:rPr>
          <w:lang w:val="en-GB"/>
        </w:rPr>
        <w:t>.</w:t>
      </w:r>
      <w:r w:rsidRPr="0049602C">
        <w:rPr>
          <w:lang w:val="en-GB"/>
        </w:rPr>
        <w:t xml:space="preserve"> </w:t>
      </w:r>
      <w:r w:rsidR="00727932">
        <w:rPr>
          <w:lang w:val="en-GB"/>
        </w:rPr>
        <w:t>T</w:t>
      </w:r>
      <w:r w:rsidRPr="0049602C">
        <w:rPr>
          <w:lang w:val="en-GB"/>
        </w:rPr>
        <w:t xml:space="preserve">hey read, ask targeted questions, check evidence, and connect knowledge. This kind of research and media competency </w:t>
      </w:r>
      <w:r w:rsidR="0049323C">
        <w:rPr>
          <w:lang w:val="en-GB"/>
        </w:rPr>
        <w:t xml:space="preserve">is a </w:t>
      </w:r>
      <w:r w:rsidRPr="0049602C">
        <w:rPr>
          <w:lang w:val="en-GB"/>
        </w:rPr>
        <w:t>core foundation in international frameworks such as PISA 2029.</w:t>
      </w:r>
    </w:p>
    <w:p w14:paraId="25E6BEB1" w14:textId="6547712C" w:rsidR="00621E9F" w:rsidRPr="0049602C" w:rsidRDefault="00000000">
      <w:pPr>
        <w:pStyle w:val="Listenabsatz"/>
        <w:numPr>
          <w:ilvl w:val="0"/>
          <w:numId w:val="2"/>
        </w:numPr>
        <w:spacing w:after="160"/>
        <w:rPr>
          <w:lang w:val="en-GB"/>
        </w:rPr>
      </w:pPr>
      <w:r w:rsidRPr="0049602C">
        <w:rPr>
          <w:b/>
          <w:bCs/>
          <w:lang w:val="en-GB"/>
        </w:rPr>
        <w:lastRenderedPageBreak/>
        <w:t xml:space="preserve">Educational equity. </w:t>
      </w:r>
      <w:r w:rsidRPr="0049602C">
        <w:rPr>
          <w:lang w:val="en-GB"/>
        </w:rPr>
        <w:t>Because complex articles become linguistically accessible, students at all levels</w:t>
      </w:r>
      <w:r w:rsidR="00727932">
        <w:rPr>
          <w:lang w:val="en-GB"/>
        </w:rPr>
        <w:t xml:space="preserve">, </w:t>
      </w:r>
      <w:r w:rsidRPr="0049602C">
        <w:rPr>
          <w:lang w:val="en-GB"/>
        </w:rPr>
        <w:t>regardless of their reading and language proficiency</w:t>
      </w:r>
      <w:r w:rsidR="00727932">
        <w:rPr>
          <w:lang w:val="en-GB"/>
        </w:rPr>
        <w:t>, can</w:t>
      </w:r>
      <w:r w:rsidRPr="0049602C">
        <w:rPr>
          <w:lang w:val="en-GB"/>
        </w:rPr>
        <w:t xml:space="preserve"> access high-quality knowledge.</w:t>
      </w:r>
    </w:p>
    <w:p w14:paraId="202E555C" w14:textId="5DD66BE8" w:rsidR="00621E9F" w:rsidRPr="0049602C" w:rsidRDefault="00000000">
      <w:pPr>
        <w:pStyle w:val="Listenabsatz"/>
        <w:numPr>
          <w:ilvl w:val="0"/>
          <w:numId w:val="2"/>
        </w:numPr>
        <w:spacing w:after="160"/>
        <w:rPr>
          <w:lang w:val="en-GB"/>
        </w:rPr>
      </w:pPr>
      <w:r w:rsidRPr="0049602C">
        <w:rPr>
          <w:b/>
          <w:bCs/>
          <w:lang w:val="en-GB"/>
        </w:rPr>
        <w:t xml:space="preserve">Support for gifted learners. </w:t>
      </w:r>
      <w:r w:rsidR="00727932" w:rsidRPr="0049602C">
        <w:rPr>
          <w:lang w:val="en-GB"/>
        </w:rPr>
        <w:t>High performers</w:t>
      </w:r>
      <w:r w:rsidRPr="0049602C">
        <w:rPr>
          <w:lang w:val="en-GB"/>
        </w:rPr>
        <w:t xml:space="preserve"> benefit too</w:t>
      </w:r>
      <w:r w:rsidR="00727932">
        <w:rPr>
          <w:lang w:val="en-GB"/>
        </w:rPr>
        <w:t>. T</w:t>
      </w:r>
      <w:r w:rsidRPr="0049602C">
        <w:rPr>
          <w:lang w:val="en-GB"/>
        </w:rPr>
        <w:t xml:space="preserve">hanks to the choice of language level, they can </w:t>
      </w:r>
      <w:r w:rsidR="0005661C">
        <w:rPr>
          <w:lang w:val="en-GB"/>
        </w:rPr>
        <w:t xml:space="preserve">choose a version that is much </w:t>
      </w:r>
      <w:r w:rsidRPr="0049602C">
        <w:rPr>
          <w:lang w:val="en-GB"/>
        </w:rPr>
        <w:t xml:space="preserve">closer to the original </w:t>
      </w:r>
      <w:r w:rsidR="0005661C">
        <w:rPr>
          <w:lang w:val="en-GB"/>
        </w:rPr>
        <w:t>by</w:t>
      </w:r>
      <w:r w:rsidRPr="0049602C">
        <w:rPr>
          <w:lang w:val="en-GB"/>
        </w:rPr>
        <w:t xml:space="preserve"> select</w:t>
      </w:r>
      <w:r w:rsidR="0005661C">
        <w:rPr>
          <w:lang w:val="en-GB"/>
        </w:rPr>
        <w:t>ing</w:t>
      </w:r>
      <w:r w:rsidR="00727932">
        <w:rPr>
          <w:lang w:val="en-GB"/>
        </w:rPr>
        <w:t xml:space="preserve"> a</w:t>
      </w:r>
      <w:r w:rsidRPr="0049602C">
        <w:rPr>
          <w:lang w:val="en-GB"/>
        </w:rPr>
        <w:t xml:space="preserve"> more demanding level, dive deeper into a topic via </w:t>
      </w:r>
      <w:r w:rsidR="00727932">
        <w:rPr>
          <w:lang w:val="en-GB"/>
        </w:rPr>
        <w:t>the sources</w:t>
      </w:r>
      <w:r w:rsidR="00727932" w:rsidRPr="0049602C">
        <w:rPr>
          <w:lang w:val="en-GB"/>
        </w:rPr>
        <w:t xml:space="preserve"> </w:t>
      </w:r>
      <w:r w:rsidRPr="0049602C">
        <w:rPr>
          <w:lang w:val="en-GB"/>
        </w:rPr>
        <w:t xml:space="preserve">and </w:t>
      </w:r>
      <w:proofErr w:type="gramStart"/>
      <w:r w:rsidRPr="0049602C">
        <w:rPr>
          <w:lang w:val="en-GB"/>
        </w:rPr>
        <w:t>cross-references, and</w:t>
      </w:r>
      <w:proofErr w:type="gramEnd"/>
      <w:r w:rsidRPr="0049602C">
        <w:rPr>
          <w:lang w:val="en-GB"/>
        </w:rPr>
        <w:t xml:space="preserve"> pursue further questions with the reading assistant.</w:t>
      </w:r>
    </w:p>
    <w:p w14:paraId="2C8D78B9" w14:textId="41E3217B" w:rsidR="00621E9F" w:rsidRPr="0049602C" w:rsidRDefault="00000000">
      <w:pPr>
        <w:pStyle w:val="Listenabsatz"/>
        <w:numPr>
          <w:ilvl w:val="0"/>
          <w:numId w:val="2"/>
        </w:numPr>
        <w:spacing w:after="160"/>
        <w:rPr>
          <w:lang w:val="en-GB"/>
        </w:rPr>
      </w:pPr>
      <w:r w:rsidRPr="0049602C">
        <w:rPr>
          <w:b/>
          <w:bCs/>
          <w:lang w:val="en-GB"/>
        </w:rPr>
        <w:t xml:space="preserve">Open educational resources (OER). </w:t>
      </w:r>
      <w:r w:rsidRPr="0049602C">
        <w:rPr>
          <w:lang w:val="en-GB"/>
        </w:rPr>
        <w:t xml:space="preserve">Wikipedia content is available under free licences. </w:t>
      </w:r>
      <w:r w:rsidR="00302E5F">
        <w:rPr>
          <w:lang w:val="en-GB"/>
        </w:rPr>
        <w:t>It can</w:t>
      </w:r>
      <w:r w:rsidRPr="0049602C">
        <w:rPr>
          <w:lang w:val="en-GB"/>
        </w:rPr>
        <w:t xml:space="preserve"> be reused for presentations, projects, and </w:t>
      </w:r>
      <w:r w:rsidR="00727932">
        <w:rPr>
          <w:lang w:val="en-GB"/>
        </w:rPr>
        <w:t xml:space="preserve">in </w:t>
      </w:r>
      <w:r w:rsidR="0005661C">
        <w:rPr>
          <w:lang w:val="en-GB"/>
        </w:rPr>
        <w:t xml:space="preserve">the </w:t>
      </w:r>
      <w:r w:rsidRPr="0049602C">
        <w:rPr>
          <w:lang w:val="en-GB"/>
        </w:rPr>
        <w:t>students</w:t>
      </w:r>
      <w:r w:rsidR="00727932">
        <w:rPr>
          <w:lang w:val="en-GB"/>
        </w:rPr>
        <w:t>’</w:t>
      </w:r>
      <w:r w:rsidRPr="0049602C">
        <w:rPr>
          <w:lang w:val="en-GB"/>
        </w:rPr>
        <w:t xml:space="preserve"> own </w:t>
      </w:r>
      <w:r w:rsidR="00727932">
        <w:rPr>
          <w:lang w:val="en-GB"/>
        </w:rPr>
        <w:t>work</w:t>
      </w:r>
      <w:r w:rsidRPr="0049602C">
        <w:rPr>
          <w:lang w:val="en-GB"/>
        </w:rPr>
        <w:t>.</w:t>
      </w:r>
    </w:p>
    <w:p w14:paraId="4A5D23ED" w14:textId="41883650" w:rsidR="00621E9F" w:rsidRPr="0049602C" w:rsidRDefault="00000000">
      <w:pPr>
        <w:pStyle w:val="Listenabsatz"/>
        <w:numPr>
          <w:ilvl w:val="0"/>
          <w:numId w:val="2"/>
        </w:numPr>
        <w:spacing w:after="160"/>
        <w:rPr>
          <w:lang w:val="en-GB"/>
        </w:rPr>
      </w:pPr>
      <w:r w:rsidRPr="0049602C">
        <w:rPr>
          <w:b/>
          <w:bCs/>
          <w:lang w:val="en-GB"/>
        </w:rPr>
        <w:t xml:space="preserve">Images under Creative Commons licence. </w:t>
      </w:r>
      <w:r w:rsidRPr="0049602C">
        <w:rPr>
          <w:lang w:val="en-GB"/>
        </w:rPr>
        <w:t xml:space="preserve">Wikimedia Commons provides legally safe-to-use images </w:t>
      </w:r>
      <w:r w:rsidR="00302E5F">
        <w:rPr>
          <w:lang w:val="en-GB"/>
        </w:rPr>
        <w:t>which is</w:t>
      </w:r>
      <w:r w:rsidRPr="0049602C">
        <w:rPr>
          <w:lang w:val="en-GB"/>
        </w:rPr>
        <w:t xml:space="preserve"> ideal for helping learners understand image rights instead of just copying random images from the web.</w:t>
      </w:r>
    </w:p>
    <w:p w14:paraId="72382950" w14:textId="7C61084B" w:rsidR="00621E9F" w:rsidRPr="0049602C" w:rsidRDefault="00000000">
      <w:pPr>
        <w:pStyle w:val="Listenabsatz"/>
        <w:numPr>
          <w:ilvl w:val="0"/>
          <w:numId w:val="2"/>
        </w:numPr>
        <w:spacing w:after="160"/>
        <w:rPr>
          <w:lang w:val="en-GB"/>
        </w:rPr>
      </w:pPr>
      <w:r w:rsidRPr="0049602C">
        <w:rPr>
          <w:b/>
          <w:bCs/>
          <w:lang w:val="en-GB"/>
        </w:rPr>
        <w:t xml:space="preserve">Anonymous and </w:t>
      </w:r>
      <w:r w:rsidR="00727932" w:rsidRPr="0049602C">
        <w:rPr>
          <w:b/>
          <w:bCs/>
          <w:lang w:val="en-GB"/>
        </w:rPr>
        <w:t>privacy friendly</w:t>
      </w:r>
      <w:r w:rsidRPr="0049602C">
        <w:rPr>
          <w:b/>
          <w:bCs/>
          <w:lang w:val="en-GB"/>
        </w:rPr>
        <w:t xml:space="preserve">. </w:t>
      </w:r>
      <w:ins w:id="20" w:author="Jean-Marc Wyss" w:date="2026-08-31T12:09:00Z" w16du:dateUtc="2026-08-31T10:09:00Z">
        <w:r w:rsidR="004126E3">
          <w:rPr>
            <w:lang w:val="en-GB"/>
          </w:rPr>
          <w:t>a</w:t>
        </w:r>
      </w:ins>
      <w:del w:id="21" w:author="Jean-Marc Wyss" w:date="2026-08-31T12:09:00Z" w16du:dateUtc="2026-08-31T10:09:00Z">
        <w:r w:rsidR="00727932" w:rsidDel="004126E3">
          <w:rPr>
            <w:lang w:val="en-GB"/>
          </w:rPr>
          <w:delText>k</w:delText>
        </w:r>
      </w:del>
      <w:r w:rsidR="00727932">
        <w:rPr>
          <w:lang w:val="en-GB"/>
        </w:rPr>
        <w:t>i</w:t>
      </w:r>
      <w:r w:rsidR="00365658">
        <w:rPr>
          <w:lang w:val="en-GB"/>
        </w:rPr>
        <w:t>-</w:t>
      </w:r>
      <w:proofErr w:type="spellStart"/>
      <w:r w:rsidR="00365658">
        <w:rPr>
          <w:lang w:val="en-GB"/>
        </w:rPr>
        <w:t>pedia</w:t>
      </w:r>
      <w:proofErr w:type="spellEnd"/>
      <w:r w:rsidR="00727932" w:rsidRPr="0049602C">
        <w:rPr>
          <w:lang w:val="en-GB"/>
        </w:rPr>
        <w:t xml:space="preserve"> </w:t>
      </w:r>
      <w:r w:rsidRPr="0049602C">
        <w:rPr>
          <w:lang w:val="en-GB"/>
        </w:rPr>
        <w:t xml:space="preserve">can be used without a login and without providing any personal data </w:t>
      </w:r>
      <w:r w:rsidR="00302E5F">
        <w:rPr>
          <w:lang w:val="en-GB"/>
        </w:rPr>
        <w:t>which makes it</w:t>
      </w:r>
      <w:r w:rsidR="00302E5F" w:rsidRPr="0049602C">
        <w:rPr>
          <w:lang w:val="en-GB"/>
        </w:rPr>
        <w:t xml:space="preserve"> </w:t>
      </w:r>
      <w:r w:rsidRPr="0049602C">
        <w:rPr>
          <w:lang w:val="en-GB"/>
        </w:rPr>
        <w:t xml:space="preserve">safe and easy to use </w:t>
      </w:r>
      <w:r w:rsidR="00302E5F">
        <w:rPr>
          <w:lang w:val="en-GB"/>
        </w:rPr>
        <w:t>in the classroom</w:t>
      </w:r>
      <w:r w:rsidRPr="0049602C">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621E9F" w:rsidRPr="0049602C" w14:paraId="648C1B41" w14:textId="77777777">
        <w:tc>
          <w:tcPr>
            <w:tcW w:w="0" w:type="auto"/>
            <w:shd w:val="clear" w:color="auto" w:fill="F2F2F2"/>
            <w:tcMar>
              <w:top w:w="150" w:type="dxa"/>
              <w:left w:w="150" w:type="dxa"/>
              <w:bottom w:w="150" w:type="dxa"/>
              <w:right w:w="150" w:type="dxa"/>
            </w:tcMar>
          </w:tcPr>
          <w:p w14:paraId="6F95E9AE" w14:textId="77777777" w:rsidR="00621E9F" w:rsidRPr="0049602C" w:rsidRDefault="00000000">
            <w:pPr>
              <w:spacing w:after="100"/>
              <w:rPr>
                <w:lang w:val="en-GB"/>
              </w:rPr>
            </w:pPr>
            <w:r w:rsidRPr="0049602C">
              <w:rPr>
                <w:b/>
                <w:bCs/>
                <w:lang w:val="en-GB"/>
              </w:rPr>
              <w:t>In short</w:t>
            </w:r>
          </w:p>
          <w:p w14:paraId="6532AFB8" w14:textId="37A8223E" w:rsidR="00621E9F" w:rsidRPr="0049602C" w:rsidRDefault="004126E3">
            <w:pPr>
              <w:spacing w:after="80"/>
              <w:rPr>
                <w:lang w:val="en-GB"/>
              </w:rPr>
            </w:pPr>
            <w:ins w:id="22" w:author="Jean-Marc Wyss" w:date="2026-08-31T12:09:00Z" w16du:dateUtc="2026-08-31T10:09:00Z">
              <w:r>
                <w:rPr>
                  <w:lang w:val="en-GB"/>
                </w:rPr>
                <w:t>a</w:t>
              </w:r>
            </w:ins>
            <w:del w:id="23" w:author="Jean-Marc Wyss" w:date="2026-08-31T12:09:00Z" w16du:dateUtc="2026-08-31T10:09:00Z">
              <w:r w:rsidR="00000000" w:rsidRPr="0049602C" w:rsidDel="004126E3">
                <w:rPr>
                  <w:lang w:val="en-GB"/>
                </w:rPr>
                <w:delText>k</w:delText>
              </w:r>
            </w:del>
            <w:r w:rsidR="00000000" w:rsidRPr="0049602C">
              <w:rPr>
                <w:lang w:val="en-GB"/>
              </w:rPr>
              <w:t>i-</w:t>
            </w:r>
            <w:proofErr w:type="spellStart"/>
            <w:r w:rsidR="00000000" w:rsidRPr="0049602C">
              <w:rPr>
                <w:lang w:val="en-GB"/>
              </w:rPr>
              <w:t>pedia</w:t>
            </w:r>
            <w:proofErr w:type="spellEnd"/>
            <w:r w:rsidR="00000000" w:rsidRPr="0049602C">
              <w:rPr>
                <w:lang w:val="en-GB"/>
              </w:rPr>
              <w:t xml:space="preserve"> doesn</w:t>
            </w:r>
            <w:r w:rsidR="0005661C">
              <w:rPr>
                <w:lang w:val="en-GB"/>
              </w:rPr>
              <w:t>’</w:t>
            </w:r>
            <w:r w:rsidR="00000000" w:rsidRPr="0049602C">
              <w:rPr>
                <w:lang w:val="en-GB"/>
              </w:rPr>
              <w:t xml:space="preserve">t just provide an answer, </w:t>
            </w:r>
            <w:r w:rsidR="00365658">
              <w:rPr>
                <w:lang w:val="en-GB"/>
              </w:rPr>
              <w:t>it provides</w:t>
            </w:r>
            <w:r w:rsidR="00365658" w:rsidRPr="0049602C">
              <w:rPr>
                <w:lang w:val="en-GB"/>
              </w:rPr>
              <w:t xml:space="preserve"> </w:t>
            </w:r>
            <w:r w:rsidR="00000000" w:rsidRPr="0049602C">
              <w:rPr>
                <w:lang w:val="en-GB"/>
              </w:rPr>
              <w:t>a vetted, evidence-based, and traceable foundation</w:t>
            </w:r>
            <w:r w:rsidR="00365658">
              <w:rPr>
                <w:lang w:val="en-GB"/>
              </w:rPr>
              <w:t xml:space="preserve">, </w:t>
            </w:r>
            <w:r w:rsidR="00302E5F">
              <w:rPr>
                <w:lang w:val="en-GB"/>
              </w:rPr>
              <w:t>train</w:t>
            </w:r>
            <w:r w:rsidR="00365658">
              <w:rPr>
                <w:lang w:val="en-GB"/>
              </w:rPr>
              <w:t>ing</w:t>
            </w:r>
            <w:r w:rsidR="00302E5F">
              <w:rPr>
                <w:lang w:val="en-GB"/>
              </w:rPr>
              <w:t xml:space="preserve"> students in </w:t>
            </w:r>
            <w:r w:rsidR="00000000" w:rsidRPr="0049602C">
              <w:rPr>
                <w:lang w:val="en-GB"/>
              </w:rPr>
              <w:t>the skills that matter most in the age of AI: conscious handling of information and the ability to critically assess sources.</w:t>
            </w:r>
          </w:p>
        </w:tc>
      </w:tr>
    </w:tbl>
    <w:p w14:paraId="6DFE7EA7" w14:textId="77777777" w:rsidR="00621E9F" w:rsidRPr="0049602C" w:rsidRDefault="00621E9F">
      <w:pPr>
        <w:spacing w:after="200"/>
        <w:rPr>
          <w:lang w:val="en-GB"/>
        </w:rPr>
      </w:pPr>
    </w:p>
    <w:p w14:paraId="574DB80A" w14:textId="5E276DF7" w:rsidR="00621E9F" w:rsidRPr="0049602C" w:rsidRDefault="004126E3">
      <w:pPr>
        <w:spacing w:before="200" w:after="160"/>
        <w:rPr>
          <w:lang w:val="en-GB"/>
        </w:rPr>
      </w:pPr>
      <w:ins w:id="24" w:author="Jean-Marc Wyss" w:date="2026-08-31T12:09:00Z" w16du:dateUtc="2026-08-31T10:09:00Z">
        <w:r>
          <w:rPr>
            <w:b/>
            <w:bCs/>
            <w:sz w:val="26"/>
            <w:szCs w:val="26"/>
            <w:lang w:val="en-GB"/>
          </w:rPr>
          <w:t>a</w:t>
        </w:r>
      </w:ins>
      <w:del w:id="25" w:author="Jean-Marc Wyss" w:date="2026-08-31T12:09:00Z" w16du:dateUtc="2026-08-31T10:09:00Z">
        <w:r w:rsidR="00000000" w:rsidRPr="0049602C" w:rsidDel="004126E3">
          <w:rPr>
            <w:b/>
            <w:bCs/>
            <w:sz w:val="26"/>
            <w:szCs w:val="26"/>
            <w:lang w:val="en-GB"/>
          </w:rPr>
          <w:delText>k</w:delText>
        </w:r>
      </w:del>
      <w:r w:rsidR="00000000" w:rsidRPr="0049602C">
        <w:rPr>
          <w:b/>
          <w:bCs/>
          <w:sz w:val="26"/>
          <w:szCs w:val="26"/>
          <w:lang w:val="en-GB"/>
        </w:rPr>
        <w:t>i-</w:t>
      </w:r>
      <w:proofErr w:type="spellStart"/>
      <w:r w:rsidR="00000000" w:rsidRPr="0049602C">
        <w:rPr>
          <w:b/>
          <w:bCs/>
          <w:sz w:val="26"/>
          <w:szCs w:val="26"/>
          <w:lang w:val="en-GB"/>
        </w:rPr>
        <w:t>pedia</w:t>
      </w:r>
      <w:proofErr w:type="spellEnd"/>
      <w:r w:rsidR="00000000" w:rsidRPr="0049602C">
        <w:rPr>
          <w:b/>
          <w:bCs/>
          <w:sz w:val="26"/>
          <w:szCs w:val="26"/>
          <w:lang w:val="en-GB"/>
        </w:rPr>
        <w:t xml:space="preserve"> in the Context of PISA 2029 and the </w:t>
      </w:r>
      <w:proofErr w:type="spellStart"/>
      <w:r w:rsidR="00000000" w:rsidRPr="0049602C">
        <w:rPr>
          <w:b/>
          <w:bCs/>
          <w:sz w:val="26"/>
          <w:szCs w:val="26"/>
          <w:lang w:val="en-GB"/>
        </w:rPr>
        <w:t>AILit</w:t>
      </w:r>
      <w:proofErr w:type="spellEnd"/>
      <w:r w:rsidR="00000000" w:rsidRPr="0049602C">
        <w:rPr>
          <w:b/>
          <w:bCs/>
          <w:sz w:val="26"/>
          <w:szCs w:val="26"/>
          <w:lang w:val="en-GB"/>
        </w:rPr>
        <w:t xml:space="preserve"> Framework</w:t>
      </w:r>
    </w:p>
    <w:p w14:paraId="5B9A3CB6" w14:textId="77777777" w:rsidR="00621E9F" w:rsidRPr="0049602C" w:rsidRDefault="00000000">
      <w:pPr>
        <w:spacing w:after="200"/>
        <w:rPr>
          <w:lang w:val="en-GB"/>
        </w:rPr>
      </w:pPr>
      <w:r w:rsidRPr="0049602C">
        <w:rPr>
          <w:lang w:val="en-GB"/>
        </w:rPr>
        <w:t xml:space="preserve">A new domain is being added to the PISA 2029 assessment: Media and Artificial Intelligence Literacy (MAIL). </w:t>
      </w:r>
      <w:proofErr w:type="gramStart"/>
      <w:r w:rsidRPr="0049602C">
        <w:rPr>
          <w:lang w:val="en-GB"/>
        </w:rPr>
        <w:t>This interdisciplinary, forward-looking field tests competencies</w:t>
      </w:r>
      <w:proofErr w:type="gramEnd"/>
      <w:r w:rsidRPr="0049602C">
        <w:rPr>
          <w:lang w:val="en-GB"/>
        </w:rPr>
        <w:t xml:space="preserve"> that are crucial when dealing with AI and media.</w:t>
      </w:r>
    </w:p>
    <w:p w14:paraId="4717ED3B" w14:textId="47CA38A0" w:rsidR="00621E9F" w:rsidRPr="0049602C" w:rsidRDefault="00000000">
      <w:pPr>
        <w:spacing w:after="200"/>
        <w:rPr>
          <w:lang w:val="en-GB"/>
        </w:rPr>
      </w:pPr>
      <w:r w:rsidRPr="0049602C">
        <w:rPr>
          <w:lang w:val="en-GB"/>
        </w:rPr>
        <w:t>The international AI competency framework “Empowering Learners for the Age of AI” (</w:t>
      </w:r>
      <w:proofErr w:type="spellStart"/>
      <w:r w:rsidRPr="0049602C">
        <w:rPr>
          <w:lang w:val="en-GB"/>
        </w:rPr>
        <w:t>AILit</w:t>
      </w:r>
      <w:proofErr w:type="spellEnd"/>
      <w:r w:rsidRPr="0049602C">
        <w:rPr>
          <w:lang w:val="en-GB"/>
        </w:rPr>
        <w:t xml:space="preserve"> Framework, OECD / European Union, 2026), which is preparing the ground for the PISA 2029 assessment, identifies several key abilities</w:t>
      </w:r>
      <w:r w:rsidR="00365658">
        <w:rPr>
          <w:lang w:val="en-GB"/>
        </w:rPr>
        <w:t>. Learners should:</w:t>
      </w:r>
    </w:p>
    <w:p w14:paraId="7BF4C579" w14:textId="1B3EDC2C" w:rsidR="00621E9F" w:rsidRPr="0049602C" w:rsidRDefault="00000000">
      <w:pPr>
        <w:pStyle w:val="Listenabsatz"/>
        <w:numPr>
          <w:ilvl w:val="0"/>
          <w:numId w:val="2"/>
        </w:numPr>
        <w:spacing w:after="160"/>
        <w:rPr>
          <w:lang w:val="en-GB"/>
        </w:rPr>
      </w:pPr>
      <w:r w:rsidRPr="0049602C">
        <w:rPr>
          <w:b/>
          <w:bCs/>
          <w:lang w:val="en-GB"/>
        </w:rPr>
        <w:t xml:space="preserve">Check AI results instead of simply accepting them. </w:t>
      </w:r>
      <w:r w:rsidRPr="0049602C">
        <w:rPr>
          <w:lang w:val="en-GB"/>
        </w:rPr>
        <w:t>The framework requires learners to question AI results and check them for accuracy and relevance</w:t>
      </w:r>
      <w:r w:rsidR="00365658">
        <w:rPr>
          <w:lang w:val="en-GB"/>
        </w:rPr>
        <w:t xml:space="preserve">, </w:t>
      </w:r>
      <w:r w:rsidRPr="0049602C">
        <w:rPr>
          <w:lang w:val="en-GB"/>
        </w:rPr>
        <w:t xml:space="preserve">using trustworthy primary and secondary sources. </w:t>
      </w:r>
      <w:ins w:id="26" w:author="Jean-Marc Wyss" w:date="2026-08-31T12:10:00Z" w16du:dateUtc="2026-08-31T10:10:00Z">
        <w:r w:rsidR="004126E3">
          <w:rPr>
            <w:lang w:val="en-GB"/>
          </w:rPr>
          <w:t>a</w:t>
        </w:r>
      </w:ins>
      <w:del w:id="27"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provides exactly this kind of curated source, complete with evidence.</w:t>
      </w:r>
    </w:p>
    <w:p w14:paraId="7848B960" w14:textId="581D6C98" w:rsidR="00621E9F" w:rsidRPr="0049602C" w:rsidRDefault="00000000">
      <w:pPr>
        <w:pStyle w:val="Listenabsatz"/>
        <w:numPr>
          <w:ilvl w:val="0"/>
          <w:numId w:val="2"/>
        </w:numPr>
        <w:spacing w:after="160"/>
        <w:rPr>
          <w:lang w:val="en-GB"/>
        </w:rPr>
      </w:pPr>
      <w:r w:rsidRPr="0049602C">
        <w:rPr>
          <w:b/>
          <w:bCs/>
          <w:lang w:val="en-GB"/>
        </w:rPr>
        <w:t xml:space="preserve">Recognizing hallucinations. </w:t>
      </w:r>
      <w:r w:rsidRPr="0049602C">
        <w:rPr>
          <w:lang w:val="en-GB"/>
        </w:rPr>
        <w:t xml:space="preserve">The framework warns against hallucination, misinformation, and manipulation by AI. </w:t>
      </w:r>
      <w:r w:rsidR="00365658">
        <w:rPr>
          <w:lang w:val="en-GB"/>
        </w:rPr>
        <w:t>Since</w:t>
      </w:r>
      <w:r w:rsidR="00365658" w:rsidRPr="0049602C">
        <w:rPr>
          <w:lang w:val="en-GB"/>
        </w:rPr>
        <w:t xml:space="preserve"> </w:t>
      </w:r>
      <w:ins w:id="28" w:author="Jean-Marc Wyss" w:date="2026-08-31T12:10:00Z" w16du:dateUtc="2026-08-31T10:10:00Z">
        <w:r w:rsidR="004126E3">
          <w:rPr>
            <w:lang w:val="en-GB"/>
          </w:rPr>
          <w:t>a</w:t>
        </w:r>
      </w:ins>
      <w:del w:id="29"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r w:rsidR="0080276F">
        <w:rPr>
          <w:lang w:val="en-GB"/>
        </w:rPr>
        <w:t>’</w:t>
      </w:r>
      <w:r w:rsidRPr="0049602C">
        <w:rPr>
          <w:lang w:val="en-GB"/>
        </w:rPr>
        <w:t>s</w:t>
      </w:r>
      <w:proofErr w:type="spellEnd"/>
      <w:r w:rsidRPr="0049602C">
        <w:rPr>
          <w:lang w:val="en-GB"/>
        </w:rPr>
        <w:t xml:space="preserve"> assistant only works within the vetted article and displays its source, learners can directly practice recognizing such errors by comparing it with general AI research tools.</w:t>
      </w:r>
    </w:p>
    <w:p w14:paraId="18FC92FC" w14:textId="20D45ED6" w:rsidR="00621E9F" w:rsidRPr="0049602C" w:rsidRDefault="00000000">
      <w:pPr>
        <w:pStyle w:val="Listenabsatz"/>
        <w:numPr>
          <w:ilvl w:val="0"/>
          <w:numId w:val="2"/>
        </w:numPr>
        <w:spacing w:after="160"/>
        <w:rPr>
          <w:lang w:val="en-GB"/>
        </w:rPr>
      </w:pPr>
      <w:r w:rsidRPr="0049602C">
        <w:rPr>
          <w:b/>
          <w:bCs/>
          <w:lang w:val="en-GB"/>
        </w:rPr>
        <w:t>Avoiding over</w:t>
      </w:r>
      <w:r w:rsidR="00365658">
        <w:rPr>
          <w:b/>
          <w:bCs/>
          <w:lang w:val="en-GB"/>
        </w:rPr>
        <w:t>-</w:t>
      </w:r>
      <w:r w:rsidRPr="0049602C">
        <w:rPr>
          <w:b/>
          <w:bCs/>
          <w:lang w:val="en-GB"/>
        </w:rPr>
        <w:t xml:space="preserve">reliance. </w:t>
      </w:r>
      <w:r w:rsidRPr="0049602C">
        <w:rPr>
          <w:lang w:val="en-GB"/>
        </w:rPr>
        <w:t xml:space="preserve">According to the framework, offloading thinking processes onto AI leads to “metacognitive laziness” and weakens critical thinking. </w:t>
      </w:r>
      <w:ins w:id="30" w:author="Jean-Marc Wyss" w:date="2026-08-31T12:10:00Z" w16du:dateUtc="2026-08-31T10:10:00Z">
        <w:r w:rsidR="004126E3">
          <w:rPr>
            <w:lang w:val="en-GB"/>
          </w:rPr>
          <w:t>a</w:t>
        </w:r>
      </w:ins>
      <w:del w:id="31"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keeps learners actively engaged</w:t>
      </w:r>
      <w:r w:rsidR="00365658">
        <w:rPr>
          <w:lang w:val="en-GB"/>
        </w:rPr>
        <w:t xml:space="preserve">. They </w:t>
      </w:r>
      <w:proofErr w:type="gramStart"/>
      <w:r w:rsidR="00365658">
        <w:rPr>
          <w:lang w:val="en-GB"/>
        </w:rPr>
        <w:t>have to</w:t>
      </w:r>
      <w:proofErr w:type="gramEnd"/>
      <w:r w:rsidR="00365658">
        <w:rPr>
          <w:lang w:val="en-GB"/>
        </w:rPr>
        <w:t xml:space="preserve"> r</w:t>
      </w:r>
      <w:r w:rsidRPr="0049602C">
        <w:rPr>
          <w:lang w:val="en-GB"/>
        </w:rPr>
        <w:t xml:space="preserve">ead, ask targeted questions, </w:t>
      </w:r>
      <w:r w:rsidR="00365658">
        <w:rPr>
          <w:lang w:val="en-GB"/>
        </w:rPr>
        <w:t xml:space="preserve">and </w:t>
      </w:r>
      <w:r w:rsidRPr="0049602C">
        <w:rPr>
          <w:lang w:val="en-GB"/>
        </w:rPr>
        <w:t>check</w:t>
      </w:r>
      <w:r w:rsidR="00365658">
        <w:rPr>
          <w:lang w:val="en-GB"/>
        </w:rPr>
        <w:t xml:space="preserve"> </w:t>
      </w:r>
      <w:r w:rsidRPr="0049602C">
        <w:rPr>
          <w:lang w:val="en-GB"/>
        </w:rPr>
        <w:t>evidence rather than passively accepting ready-made answers.</w:t>
      </w:r>
    </w:p>
    <w:p w14:paraId="2C9F91CF" w14:textId="0C94CBAD" w:rsidR="00621E9F" w:rsidRPr="0049602C" w:rsidRDefault="00000000">
      <w:pPr>
        <w:pStyle w:val="Listenabsatz"/>
        <w:numPr>
          <w:ilvl w:val="0"/>
          <w:numId w:val="2"/>
        </w:numPr>
        <w:spacing w:after="160"/>
        <w:rPr>
          <w:lang w:val="en-GB"/>
        </w:rPr>
      </w:pPr>
      <w:r w:rsidRPr="0049602C">
        <w:rPr>
          <w:b/>
          <w:bCs/>
          <w:lang w:val="en-GB"/>
        </w:rPr>
        <w:t xml:space="preserve">Preserving human judgment. </w:t>
      </w:r>
      <w:r w:rsidRPr="0049602C">
        <w:rPr>
          <w:lang w:val="en-GB"/>
        </w:rPr>
        <w:t xml:space="preserve">Learners should develop a sense </w:t>
      </w:r>
      <w:r w:rsidR="00365658">
        <w:rPr>
          <w:lang w:val="en-GB"/>
        </w:rPr>
        <w:t>of</w:t>
      </w:r>
      <w:r w:rsidR="00365658" w:rsidRPr="0049602C">
        <w:rPr>
          <w:lang w:val="en-GB"/>
        </w:rPr>
        <w:t xml:space="preserve"> </w:t>
      </w:r>
      <w:r w:rsidRPr="0049602C">
        <w:rPr>
          <w:lang w:val="en-GB"/>
        </w:rPr>
        <w:t>when AI adds value, when human judgment, creativity, and knowledge should take precedence and when it's better to forgo AI altogether. Humans must steer AI, not the other way around</w:t>
      </w:r>
      <w:r w:rsidR="0080276F">
        <w:rPr>
          <w:lang w:val="en-GB"/>
        </w:rPr>
        <w:t>.</w:t>
      </w:r>
      <w:r w:rsidRPr="0049602C">
        <w:rPr>
          <w:lang w:val="en-GB"/>
        </w:rPr>
        <w:t xml:space="preserve"> </w:t>
      </w:r>
      <w:ins w:id="32" w:author="Jean-Marc Wyss" w:date="2026-08-31T12:10:00Z" w16du:dateUtc="2026-08-31T10:10:00Z">
        <w:r w:rsidR="004126E3">
          <w:rPr>
            <w:lang w:val="en-GB"/>
          </w:rPr>
          <w:t>a</w:t>
        </w:r>
      </w:ins>
      <w:del w:id="33"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makes this boundary visible and tangible.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621E9F" w:rsidRPr="0049602C" w14:paraId="54CF9E23" w14:textId="77777777">
        <w:tc>
          <w:tcPr>
            <w:tcW w:w="0" w:type="auto"/>
            <w:shd w:val="clear" w:color="auto" w:fill="F2F2F2"/>
            <w:tcMar>
              <w:top w:w="150" w:type="dxa"/>
              <w:left w:w="150" w:type="dxa"/>
              <w:bottom w:w="150" w:type="dxa"/>
              <w:right w:w="150" w:type="dxa"/>
            </w:tcMar>
          </w:tcPr>
          <w:p w14:paraId="00A977E3" w14:textId="77777777" w:rsidR="00621E9F" w:rsidRPr="0049602C" w:rsidRDefault="00000000">
            <w:pPr>
              <w:spacing w:after="100"/>
              <w:rPr>
                <w:lang w:val="en-GB"/>
              </w:rPr>
            </w:pPr>
            <w:r w:rsidRPr="0049602C">
              <w:rPr>
                <w:b/>
                <w:bCs/>
                <w:lang w:val="en-GB"/>
              </w:rPr>
              <w:t>Conclusion: The Rationale</w:t>
            </w:r>
          </w:p>
          <w:p w14:paraId="0068F019" w14:textId="3C028F20" w:rsidR="00621E9F" w:rsidRPr="0049602C" w:rsidRDefault="00000000">
            <w:pPr>
              <w:spacing w:after="80"/>
              <w:rPr>
                <w:lang w:val="en-GB"/>
              </w:rPr>
            </w:pPr>
            <w:proofErr w:type="gramStart"/>
            <w:r w:rsidRPr="0049602C">
              <w:rPr>
                <w:lang w:val="en-GB"/>
              </w:rPr>
              <w:t>All of</w:t>
            </w:r>
            <w:proofErr w:type="gramEnd"/>
            <w:r w:rsidRPr="0049602C">
              <w:rPr>
                <w:lang w:val="en-GB"/>
              </w:rPr>
              <w:t xml:space="preserve"> these abilities can be </w:t>
            </w:r>
            <w:r w:rsidR="00365658">
              <w:rPr>
                <w:lang w:val="en-GB"/>
              </w:rPr>
              <w:t>learnt by using</w:t>
            </w:r>
            <w:r w:rsidRPr="0049602C">
              <w:rPr>
                <w:lang w:val="en-GB"/>
              </w:rPr>
              <w:t xml:space="preserve"> </w:t>
            </w:r>
            <w:ins w:id="34" w:author="Jean-Marc Wyss" w:date="2026-08-31T12:10:00Z" w16du:dateUtc="2026-08-31T10:10:00Z">
              <w:r w:rsidR="004126E3">
                <w:rPr>
                  <w:lang w:val="en-GB"/>
                </w:rPr>
                <w:t>a</w:t>
              </w:r>
            </w:ins>
            <w:del w:id="35"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in everyday classroom </w:t>
            </w:r>
            <w:r w:rsidR="00365658">
              <w:rPr>
                <w:lang w:val="en-GB"/>
              </w:rPr>
              <w:t xml:space="preserve">activities. This is the kind of </w:t>
            </w:r>
            <w:r w:rsidRPr="0049602C">
              <w:rPr>
                <w:lang w:val="en-GB"/>
              </w:rPr>
              <w:t>future-oriented competency that the OECD, the EU, and PISA will require starting in 2029</w:t>
            </w:r>
            <w:r w:rsidR="00365658">
              <w:rPr>
                <w:lang w:val="en-GB"/>
              </w:rPr>
              <w:t xml:space="preserve">. Learners will have to </w:t>
            </w:r>
            <w:r w:rsidRPr="0049602C">
              <w:rPr>
                <w:lang w:val="en-GB"/>
              </w:rPr>
              <w:t>check AI answers against vetted sources instead of trusting them blindly</w:t>
            </w:r>
            <w:r w:rsidR="00365658">
              <w:rPr>
                <w:lang w:val="en-GB"/>
              </w:rPr>
              <w:t xml:space="preserve"> which in turn</w:t>
            </w:r>
            <w:r w:rsidRPr="0049602C">
              <w:rPr>
                <w:lang w:val="en-GB"/>
              </w:rPr>
              <w:t xml:space="preserve"> protects</w:t>
            </w:r>
            <w:r w:rsidR="00365658">
              <w:rPr>
                <w:lang w:val="en-GB"/>
              </w:rPr>
              <w:t xml:space="preserve"> them</w:t>
            </w:r>
            <w:r w:rsidRPr="0049602C">
              <w:rPr>
                <w:lang w:val="en-GB"/>
              </w:rPr>
              <w:t xml:space="preserve"> against fake news, disinformation, and filter bubbles.</w:t>
            </w:r>
          </w:p>
        </w:tc>
      </w:tr>
    </w:tbl>
    <w:p w14:paraId="3BF28CC0" w14:textId="77777777" w:rsidR="00621E9F" w:rsidRPr="0049602C" w:rsidRDefault="00621E9F">
      <w:pPr>
        <w:spacing w:after="200"/>
        <w:rPr>
          <w:lang w:val="en-GB"/>
        </w:rPr>
      </w:pPr>
    </w:p>
    <w:p w14:paraId="630E82A1" w14:textId="0C1D478D" w:rsidR="00621E9F" w:rsidRPr="0049602C" w:rsidRDefault="00000000">
      <w:pPr>
        <w:spacing w:before="200" w:after="160"/>
        <w:rPr>
          <w:lang w:val="en-GB"/>
        </w:rPr>
      </w:pPr>
      <w:r w:rsidRPr="0049602C">
        <w:rPr>
          <w:b/>
          <w:bCs/>
          <w:sz w:val="26"/>
          <w:szCs w:val="26"/>
          <w:lang w:val="en-GB"/>
        </w:rPr>
        <w:t xml:space="preserve">Procedure for </w:t>
      </w:r>
      <w:proofErr w:type="gramStart"/>
      <w:r w:rsidRPr="0049602C">
        <w:rPr>
          <w:b/>
          <w:bCs/>
          <w:sz w:val="26"/>
          <w:szCs w:val="26"/>
          <w:lang w:val="en-GB"/>
        </w:rPr>
        <w:t xml:space="preserve">the </w:t>
      </w:r>
      <w:ins w:id="36" w:author="Jean-Marc Wyss" w:date="2026-08-31T12:10:00Z" w16du:dateUtc="2026-08-31T10:10:00Z">
        <w:r w:rsidR="004126E3">
          <w:rPr>
            <w:b/>
            <w:bCs/>
            <w:sz w:val="26"/>
            <w:szCs w:val="26"/>
            <w:lang w:val="en-GB"/>
          </w:rPr>
          <w:t>a</w:t>
        </w:r>
      </w:ins>
      <w:proofErr w:type="gramEnd"/>
      <w:del w:id="37" w:author="Jean-Marc Wyss" w:date="2026-08-31T12:10:00Z" w16du:dateUtc="2026-08-31T10:10:00Z">
        <w:r w:rsidRPr="0049602C" w:rsidDel="004126E3">
          <w:rPr>
            <w:b/>
            <w:bCs/>
            <w:sz w:val="26"/>
            <w:szCs w:val="26"/>
            <w:lang w:val="en-GB"/>
          </w:rPr>
          <w:delText>k</w:delText>
        </w:r>
      </w:del>
      <w:r w:rsidRPr="0049602C">
        <w:rPr>
          <w:b/>
          <w:bCs/>
          <w:sz w:val="26"/>
          <w:szCs w:val="26"/>
          <w:lang w:val="en-GB"/>
        </w:rPr>
        <w:t>i-</w:t>
      </w:r>
      <w:proofErr w:type="spellStart"/>
      <w:r w:rsidRPr="0049602C">
        <w:rPr>
          <w:b/>
          <w:bCs/>
          <w:sz w:val="26"/>
          <w:szCs w:val="26"/>
          <w:lang w:val="en-GB"/>
        </w:rPr>
        <w:t>pedia</w:t>
      </w:r>
      <w:proofErr w:type="spellEnd"/>
      <w:r w:rsidRPr="0049602C">
        <w:rPr>
          <w:b/>
          <w:bCs/>
          <w:sz w:val="26"/>
          <w:szCs w:val="26"/>
          <w:lang w:val="en-GB"/>
        </w:rPr>
        <w:t xml:space="preserve"> Introductory Lesson</w:t>
      </w:r>
    </w:p>
    <w:p w14:paraId="3EB6555F" w14:textId="4FAF2C39" w:rsidR="00621E9F" w:rsidRPr="0049602C" w:rsidRDefault="00000000">
      <w:pPr>
        <w:spacing w:after="200"/>
        <w:rPr>
          <w:lang w:val="en-GB"/>
        </w:rPr>
      </w:pPr>
      <w:r w:rsidRPr="0049602C">
        <w:rPr>
          <w:lang w:val="en-GB"/>
        </w:rPr>
        <w:t xml:space="preserve">The following lesson (around 50 minutes) familiarizes the class with </w:t>
      </w:r>
      <w:ins w:id="38" w:author="Jean-Marc Wyss" w:date="2026-08-31T12:10:00Z" w16du:dateUtc="2026-08-31T10:10:00Z">
        <w:r w:rsidR="004126E3">
          <w:rPr>
            <w:lang w:val="en-GB"/>
          </w:rPr>
          <w:t>a</w:t>
        </w:r>
      </w:ins>
      <w:del w:id="39"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It </w:t>
      </w:r>
      <w:r w:rsidR="0080276F">
        <w:rPr>
          <w:lang w:val="en-GB"/>
        </w:rPr>
        <w:t>can be applied to</w:t>
      </w:r>
      <w:r w:rsidR="0080276F" w:rsidRPr="0049602C">
        <w:rPr>
          <w:lang w:val="en-GB"/>
        </w:rPr>
        <w:t xml:space="preserve"> </w:t>
      </w:r>
      <w:r w:rsidRPr="0049602C">
        <w:rPr>
          <w:lang w:val="en-GB"/>
        </w:rPr>
        <w:t xml:space="preserve">any subject. </w:t>
      </w:r>
      <w:r w:rsidR="00365658">
        <w:rPr>
          <w:lang w:val="en-GB"/>
        </w:rPr>
        <w:t>Here we’re using the</w:t>
      </w:r>
      <w:r w:rsidR="00365658" w:rsidRPr="0049602C">
        <w:rPr>
          <w:lang w:val="en-GB"/>
        </w:rPr>
        <w:t xml:space="preserve"> </w:t>
      </w:r>
      <w:r w:rsidRPr="0049602C">
        <w:rPr>
          <w:lang w:val="en-GB"/>
        </w:rPr>
        <w:t xml:space="preserve">Wikipedia article “Tree” </w:t>
      </w:r>
      <w:r w:rsidR="00365658">
        <w:rPr>
          <w:lang w:val="en-GB"/>
        </w:rPr>
        <w:t>which works well</w:t>
      </w:r>
      <w:r w:rsidRPr="0049602C">
        <w:rPr>
          <w:lang w:val="en-GB"/>
        </w:rPr>
        <w:t xml:space="preserve"> (</w:t>
      </w:r>
      <w:hyperlink r:id="rId5" w:history="1">
        <w:r w:rsidR="00365658" w:rsidRPr="00F304A4">
          <w:rPr>
            <w:rStyle w:val="Hyperlink"/>
            <w:lang w:val="en-GB"/>
          </w:rPr>
          <w:t>https://ki-pedia.ch/article/en/Tree</w:t>
        </w:r>
      </w:hyperlink>
      <w:r w:rsidR="00365658">
        <w:rPr>
          <w:lang w:val="en-GB"/>
        </w:rPr>
        <w:t>)</w:t>
      </w:r>
      <w:r w:rsidRPr="0049602C">
        <w:rPr>
          <w:lang w:val="en-GB"/>
        </w:rPr>
        <w:t xml:space="preserve"> </w:t>
      </w:r>
      <w:r w:rsidR="00365658">
        <w:rPr>
          <w:lang w:val="en-GB"/>
        </w:rPr>
        <w:t>but</w:t>
      </w:r>
      <w:r w:rsidR="00365658" w:rsidRPr="0049602C">
        <w:rPr>
          <w:lang w:val="en-GB"/>
        </w:rPr>
        <w:t xml:space="preserve"> </w:t>
      </w:r>
      <w:r w:rsidRPr="0049602C">
        <w:rPr>
          <w:lang w:val="en-GB"/>
        </w:rPr>
        <w:t>you can choose an</w:t>
      </w:r>
      <w:r w:rsidR="00365658">
        <w:rPr>
          <w:lang w:val="en-GB"/>
        </w:rPr>
        <w:t>y</w:t>
      </w:r>
      <w:r w:rsidRPr="0049602C">
        <w:rPr>
          <w:lang w:val="en-GB"/>
        </w:rPr>
        <w:t xml:space="preserve"> article that fits </w:t>
      </w:r>
      <w:r w:rsidR="00654893">
        <w:rPr>
          <w:lang w:val="en-GB"/>
        </w:rPr>
        <w:t>the topic you’re teaching</w:t>
      </w:r>
      <w:r w:rsidRPr="0049602C">
        <w:rPr>
          <w:lang w:val="en-GB"/>
        </w:rPr>
        <w:t xml:space="preserve">. The </w:t>
      </w:r>
      <w:r w:rsidR="00654893">
        <w:rPr>
          <w:lang w:val="en-GB"/>
        </w:rPr>
        <w:t xml:space="preserve">first </w:t>
      </w:r>
      <w:r w:rsidRPr="0049602C">
        <w:rPr>
          <w:lang w:val="en-GB"/>
        </w:rPr>
        <w:t>goal is for learners to try out the two central functions</w:t>
      </w:r>
      <w:r w:rsidR="0080276F">
        <w:rPr>
          <w:lang w:val="en-GB"/>
        </w:rPr>
        <w:t>:</w:t>
      </w:r>
      <w:r w:rsidRPr="0049602C">
        <w:rPr>
          <w:lang w:val="en-GB"/>
        </w:rPr>
        <w:t xml:space="preserve"> “Simplify text” and “Ask questions”</w:t>
      </w:r>
      <w:r w:rsidR="00654893">
        <w:rPr>
          <w:lang w:val="en-GB"/>
        </w:rPr>
        <w:t xml:space="preserve"> while the second is to ensure</w:t>
      </w:r>
      <w:r w:rsidRPr="0049602C">
        <w:rPr>
          <w:lang w:val="en-GB"/>
        </w:rPr>
        <w:t xml:space="preserve"> they understand why </w:t>
      </w:r>
      <w:ins w:id="40" w:author="Jean-Marc Wyss" w:date="2026-08-31T12:10:00Z" w16du:dateUtc="2026-08-31T10:10:00Z">
        <w:r w:rsidR="004126E3">
          <w:rPr>
            <w:lang w:val="en-GB"/>
          </w:rPr>
          <w:t>a</w:t>
        </w:r>
      </w:ins>
      <w:del w:id="41"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is deliberately used instead of a search engine or a general-purpose AI chatbot like ChatGPT, which gathers its answers from across the entire internet.</w:t>
      </w:r>
    </w:p>
    <w:p w14:paraId="73F5F327" w14:textId="77777777" w:rsidR="00621E9F" w:rsidRPr="0049602C" w:rsidRDefault="00000000">
      <w:pPr>
        <w:spacing w:before="240" w:after="40"/>
        <w:rPr>
          <w:lang w:val="en-GB"/>
        </w:rPr>
      </w:pPr>
      <w:r w:rsidRPr="0049602C">
        <w:rPr>
          <w:b/>
          <w:bCs/>
          <w:sz w:val="24"/>
          <w:szCs w:val="24"/>
          <w:lang w:val="en-GB"/>
        </w:rPr>
        <w:lastRenderedPageBreak/>
        <w:t>1. Introduction: Why Not Just Google It?</w:t>
      </w:r>
    </w:p>
    <w:p w14:paraId="3D7E109C" w14:textId="17AE086A" w:rsidR="00621E9F" w:rsidRPr="0049602C" w:rsidRDefault="00000000">
      <w:pPr>
        <w:spacing w:after="120"/>
        <w:rPr>
          <w:lang w:val="en-GB"/>
        </w:rPr>
      </w:pPr>
      <w:r w:rsidRPr="0049602C">
        <w:rPr>
          <w:i/>
          <w:iCs/>
          <w:lang w:val="en-GB"/>
        </w:rPr>
        <w:t>approx. 5 min</w:t>
      </w:r>
      <w:r w:rsidR="0080276F">
        <w:rPr>
          <w:i/>
          <w:iCs/>
          <w:lang w:val="en-GB"/>
        </w:rPr>
        <w:t xml:space="preserve"> – </w:t>
      </w:r>
      <w:r w:rsidRPr="0049602C">
        <w:rPr>
          <w:i/>
          <w:iCs/>
          <w:lang w:val="en-GB"/>
        </w:rPr>
        <w:t>Whole class</w:t>
      </w:r>
    </w:p>
    <w:p w14:paraId="28500AD0" w14:textId="0A859836" w:rsidR="00621E9F" w:rsidRPr="0049602C" w:rsidRDefault="00FE6532">
      <w:pPr>
        <w:spacing w:after="200"/>
        <w:rPr>
          <w:lang w:val="en-GB"/>
        </w:rPr>
      </w:pPr>
      <w:r>
        <w:rPr>
          <w:lang w:val="en-GB"/>
        </w:rPr>
        <w:t>Initial discussion to gather ideas</w:t>
      </w:r>
      <w:r w:rsidRPr="0049602C">
        <w:rPr>
          <w:lang w:val="en-GB"/>
        </w:rPr>
        <w:t>: Where do you normally get information from? What's the catch with a quick Google or AI answer? (Possible points: unclear source, advertising, sometimes made up.) Announce: Today you'll get to know a tool that works differently.</w:t>
      </w:r>
    </w:p>
    <w:p w14:paraId="21BB94BF" w14:textId="77777777" w:rsidR="00621E9F" w:rsidRPr="0049602C" w:rsidRDefault="00000000">
      <w:pPr>
        <w:spacing w:before="240" w:after="40"/>
        <w:rPr>
          <w:lang w:val="en-GB"/>
        </w:rPr>
      </w:pPr>
      <w:r w:rsidRPr="0049602C">
        <w:rPr>
          <w:b/>
          <w:bCs/>
          <w:sz w:val="24"/>
          <w:szCs w:val="24"/>
          <w:lang w:val="en-GB"/>
        </w:rPr>
        <w:t>2. Discovering “Simplify Text”</w:t>
      </w:r>
    </w:p>
    <w:p w14:paraId="34462C4B" w14:textId="422D10F4" w:rsidR="00621E9F" w:rsidRPr="0049602C" w:rsidRDefault="00000000">
      <w:pPr>
        <w:spacing w:after="120"/>
        <w:rPr>
          <w:lang w:val="en-GB"/>
        </w:rPr>
      </w:pPr>
      <w:r w:rsidRPr="0049602C">
        <w:rPr>
          <w:i/>
          <w:iCs/>
          <w:lang w:val="en-GB"/>
        </w:rPr>
        <w:t>approx. 10 min</w:t>
      </w:r>
      <w:r w:rsidR="0080276F">
        <w:rPr>
          <w:i/>
          <w:iCs/>
          <w:lang w:val="en-GB"/>
        </w:rPr>
        <w:t xml:space="preserve"> – </w:t>
      </w:r>
      <w:r w:rsidRPr="0049602C">
        <w:rPr>
          <w:i/>
          <w:iCs/>
          <w:lang w:val="en-GB"/>
        </w:rPr>
        <w:t>Individual/pair work</w:t>
      </w:r>
    </w:p>
    <w:p w14:paraId="031E08F9" w14:textId="72D9194C" w:rsidR="00621E9F" w:rsidRPr="0049602C" w:rsidRDefault="00000000">
      <w:pPr>
        <w:spacing w:after="200"/>
        <w:rPr>
          <w:lang w:val="en-GB"/>
        </w:rPr>
      </w:pPr>
      <w:r w:rsidRPr="0049602C">
        <w:rPr>
          <w:lang w:val="en-GB"/>
        </w:rPr>
        <w:t xml:space="preserve">Learners open </w:t>
      </w:r>
      <w:ins w:id="42" w:author="Jean-Marc Wyss" w:date="2026-08-31T12:10:00Z" w16du:dateUtc="2026-08-31T10:10:00Z">
        <w:r w:rsidR="004126E3">
          <w:rPr>
            <w:lang w:val="en-GB"/>
          </w:rPr>
          <w:t>a</w:t>
        </w:r>
      </w:ins>
      <w:del w:id="43"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and call up a given article. Task: Click the “Simplify text” icon and try out both options. The original Wikipedia article </w:t>
      </w:r>
      <w:r w:rsidR="00FE6532">
        <w:rPr>
          <w:lang w:val="en-GB"/>
        </w:rPr>
        <w:t xml:space="preserve">always </w:t>
      </w:r>
      <w:r w:rsidRPr="0049602C">
        <w:rPr>
          <w:lang w:val="en-GB"/>
        </w:rPr>
        <w:t>remains accessible</w:t>
      </w:r>
      <w:r w:rsidR="00FE6532">
        <w:rPr>
          <w:lang w:val="en-GB"/>
        </w:rPr>
        <w:t>.</w:t>
      </w:r>
      <w:r w:rsidRPr="0049602C">
        <w:rPr>
          <w:lang w:val="en-GB"/>
        </w:rPr>
        <w:t xml:space="preserve"> “Show original article” opens it within </w:t>
      </w:r>
      <w:ins w:id="44" w:author="Jean-Marc Wyss" w:date="2026-08-31T12:10:00Z" w16du:dateUtc="2026-08-31T10:10:00Z">
        <w:r w:rsidR="004126E3">
          <w:rPr>
            <w:lang w:val="en-GB"/>
          </w:rPr>
          <w:t>a</w:t>
        </w:r>
      </w:ins>
      <w:del w:id="45" w:author="Jean-Marc Wyss" w:date="2026-08-31T12:10:00Z" w16du:dateUtc="2026-08-31T10:10: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while “View on Wikipedia” takes you directly to the Wikipedia website.</w:t>
      </w:r>
    </w:p>
    <w:p w14:paraId="324AF620" w14:textId="3386ABC9" w:rsidR="00621E9F" w:rsidRPr="0049602C" w:rsidRDefault="00000000">
      <w:pPr>
        <w:pStyle w:val="Listenabsatz"/>
        <w:numPr>
          <w:ilvl w:val="0"/>
          <w:numId w:val="2"/>
        </w:numPr>
        <w:spacing w:after="160"/>
        <w:rPr>
          <w:lang w:val="en-GB"/>
        </w:rPr>
      </w:pPr>
      <w:r w:rsidRPr="0049602C">
        <w:rPr>
          <w:b/>
          <w:bCs/>
          <w:lang w:val="en-GB"/>
        </w:rPr>
        <w:t xml:space="preserve">Option “by school </w:t>
      </w:r>
      <w:r w:rsidR="00802556">
        <w:rPr>
          <w:b/>
          <w:bCs/>
          <w:lang w:val="en-GB"/>
        </w:rPr>
        <w:t>grade</w:t>
      </w:r>
      <w:r w:rsidRPr="0049602C">
        <w:rPr>
          <w:b/>
          <w:bCs/>
          <w:lang w:val="en-GB"/>
        </w:rPr>
        <w:t xml:space="preserve">”: </w:t>
      </w:r>
      <w:r w:rsidRPr="0049602C">
        <w:rPr>
          <w:lang w:val="en-GB"/>
        </w:rPr>
        <w:t xml:space="preserve">The article becomes a compact </w:t>
      </w:r>
      <w:proofErr w:type="gramStart"/>
      <w:r w:rsidRPr="0049602C">
        <w:rPr>
          <w:lang w:val="en-GB"/>
        </w:rPr>
        <w:t>summary</w:t>
      </w:r>
      <w:proofErr w:type="gramEnd"/>
      <w:r w:rsidR="00FE6532">
        <w:rPr>
          <w:lang w:val="en-GB"/>
        </w:rPr>
        <w:t xml:space="preserve"> and</w:t>
      </w:r>
      <w:r w:rsidRPr="0049602C">
        <w:rPr>
          <w:lang w:val="en-GB"/>
        </w:rPr>
        <w:t xml:space="preserve"> the original chapter structure is dropped. Three levels let you set how much it is shortened and simplified: Level 1 (simple), Level 2 (medium), and Level 3 (in-depth).</w:t>
      </w:r>
    </w:p>
    <w:p w14:paraId="00D0EFEA" w14:textId="2410DE7D" w:rsidR="00621E9F" w:rsidRPr="0049602C" w:rsidRDefault="00000000">
      <w:pPr>
        <w:spacing w:after="200"/>
        <w:rPr>
          <w:lang w:val="en-GB"/>
        </w:rPr>
      </w:pPr>
      <w:r w:rsidRPr="0049602C">
        <w:rPr>
          <w:lang w:val="en-GB"/>
        </w:rPr>
        <w:t>Extra task: Compare the three levels “simple,” “medium,” and “in-depth.” What changes from level to level</w:t>
      </w:r>
      <w:r w:rsidR="00FE6532">
        <w:rPr>
          <w:lang w:val="en-GB"/>
        </w:rPr>
        <w:t>? Consider</w:t>
      </w:r>
      <w:r w:rsidRPr="0049602C">
        <w:rPr>
          <w:lang w:val="en-GB"/>
        </w:rPr>
        <w:t xml:space="preserve"> text length, vocabulary, and level of detail</w:t>
      </w:r>
      <w:r w:rsidR="00FE6532">
        <w:rPr>
          <w:lang w:val="en-GB"/>
        </w:rPr>
        <w:t>.</w:t>
      </w:r>
    </w:p>
    <w:p w14:paraId="6A9096A8" w14:textId="51CF6090" w:rsidR="00621E9F" w:rsidRPr="0049602C" w:rsidRDefault="00000000">
      <w:pPr>
        <w:pStyle w:val="Listenabsatz"/>
        <w:numPr>
          <w:ilvl w:val="0"/>
          <w:numId w:val="2"/>
        </w:numPr>
        <w:spacing w:after="160"/>
        <w:rPr>
          <w:lang w:val="en-GB"/>
        </w:rPr>
      </w:pPr>
      <w:r w:rsidRPr="0049602C">
        <w:rPr>
          <w:b/>
          <w:bCs/>
          <w:lang w:val="en-GB"/>
        </w:rPr>
        <w:t xml:space="preserve">Option “by language level”: </w:t>
      </w:r>
      <w:r w:rsidRPr="0049602C">
        <w:rPr>
          <w:lang w:val="en-GB"/>
        </w:rPr>
        <w:t>The article</w:t>
      </w:r>
      <w:r w:rsidR="00FE6532">
        <w:rPr>
          <w:lang w:val="en-GB"/>
        </w:rPr>
        <w:t>’</w:t>
      </w:r>
      <w:r w:rsidRPr="0049602C">
        <w:rPr>
          <w:lang w:val="en-GB"/>
        </w:rPr>
        <w:t xml:space="preserve">s structure stays the </w:t>
      </w:r>
      <w:proofErr w:type="gramStart"/>
      <w:r w:rsidRPr="0049602C">
        <w:rPr>
          <w:lang w:val="en-GB"/>
        </w:rPr>
        <w:t>same</w:t>
      </w:r>
      <w:proofErr w:type="gramEnd"/>
      <w:r w:rsidR="00FE6532">
        <w:rPr>
          <w:lang w:val="en-GB"/>
        </w:rPr>
        <w:t xml:space="preserve"> so t</w:t>
      </w:r>
      <w:r w:rsidRPr="0049602C">
        <w:rPr>
          <w:lang w:val="en-GB"/>
        </w:rPr>
        <w:t xml:space="preserve">he chapters remain in the same order. </w:t>
      </w:r>
      <w:r w:rsidR="00FE6532">
        <w:rPr>
          <w:lang w:val="en-GB"/>
        </w:rPr>
        <w:t>However, b</w:t>
      </w:r>
      <w:r w:rsidRPr="0049602C">
        <w:rPr>
          <w:lang w:val="en-GB"/>
        </w:rPr>
        <w:t>ecause the language is simplified, some headings change</w:t>
      </w:r>
      <w:r w:rsidR="00FE6532">
        <w:rPr>
          <w:lang w:val="en-GB"/>
        </w:rPr>
        <w:t>.</w:t>
      </w:r>
      <w:r w:rsidRPr="0049602C">
        <w:rPr>
          <w:lang w:val="en-GB"/>
        </w:rPr>
        <w:t xml:space="preserve"> “Definition,” for example, becomes “What is a tree?” and “Physiology” becomes “How trees live.” The text becomes less academic and easier to </w:t>
      </w:r>
      <w:r w:rsidR="00FE6532">
        <w:rPr>
          <w:lang w:val="en-GB"/>
        </w:rPr>
        <w:t>read</w:t>
      </w:r>
      <w:r w:rsidRPr="0049602C">
        <w:rPr>
          <w:lang w:val="en-GB"/>
        </w:rPr>
        <w:t xml:space="preserve"> but it remains factually correct and continues to draw on scientific sources.</w:t>
      </w:r>
    </w:p>
    <w:p w14:paraId="47F0A324" w14:textId="77777777" w:rsidR="00621E9F" w:rsidRPr="0049602C" w:rsidRDefault="00000000">
      <w:pPr>
        <w:spacing w:before="240" w:after="40"/>
        <w:rPr>
          <w:lang w:val="en-GB"/>
        </w:rPr>
      </w:pPr>
      <w:r w:rsidRPr="0049602C">
        <w:rPr>
          <w:b/>
          <w:bCs/>
          <w:sz w:val="24"/>
          <w:szCs w:val="24"/>
          <w:lang w:val="en-GB"/>
        </w:rPr>
        <w:t>3. Checking Comprehension: “Quiz” and “Key Terms”</w:t>
      </w:r>
    </w:p>
    <w:p w14:paraId="75AF87E6" w14:textId="1BB863A9" w:rsidR="00621E9F" w:rsidRPr="0049602C" w:rsidRDefault="00000000">
      <w:pPr>
        <w:spacing w:after="120"/>
        <w:rPr>
          <w:lang w:val="en-GB"/>
        </w:rPr>
      </w:pPr>
      <w:r w:rsidRPr="0049602C">
        <w:rPr>
          <w:i/>
          <w:iCs/>
          <w:lang w:val="en-GB"/>
        </w:rPr>
        <w:t>approx. 5 min</w:t>
      </w:r>
      <w:r w:rsidR="0080276F">
        <w:rPr>
          <w:i/>
          <w:iCs/>
          <w:lang w:val="en-GB"/>
        </w:rPr>
        <w:t xml:space="preserve"> – </w:t>
      </w:r>
      <w:r w:rsidRPr="0049602C">
        <w:rPr>
          <w:i/>
          <w:iCs/>
          <w:lang w:val="en-GB"/>
        </w:rPr>
        <w:t>Individual/pair work</w:t>
      </w:r>
    </w:p>
    <w:p w14:paraId="69FD6B01" w14:textId="5349C665" w:rsidR="00621E9F" w:rsidRPr="0049602C" w:rsidRDefault="00000000">
      <w:pPr>
        <w:spacing w:after="200"/>
        <w:rPr>
          <w:lang w:val="en-GB"/>
        </w:rPr>
      </w:pPr>
      <w:r w:rsidRPr="0049602C">
        <w:rPr>
          <w:lang w:val="en-GB"/>
        </w:rPr>
        <w:t xml:space="preserve">In the simplified view, </w:t>
      </w:r>
      <w:ins w:id="46" w:author="Jean-Marc Wyss" w:date="2026-08-31T12:11:00Z" w16du:dateUtc="2026-08-31T10:11:00Z">
        <w:r w:rsidR="004126E3">
          <w:rPr>
            <w:lang w:val="en-GB"/>
          </w:rPr>
          <w:t>a</w:t>
        </w:r>
      </w:ins>
      <w:del w:id="47"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offers two aids for text comprehension. Task: Try out both.</w:t>
      </w:r>
    </w:p>
    <w:p w14:paraId="39FEE74C" w14:textId="77777777" w:rsidR="00621E9F" w:rsidRPr="0049602C" w:rsidRDefault="00000000">
      <w:pPr>
        <w:pStyle w:val="Listenabsatz"/>
        <w:numPr>
          <w:ilvl w:val="0"/>
          <w:numId w:val="2"/>
        </w:numPr>
        <w:spacing w:after="160"/>
        <w:rPr>
          <w:lang w:val="en-GB"/>
        </w:rPr>
      </w:pPr>
      <w:r w:rsidRPr="0049602C">
        <w:rPr>
          <w:b/>
          <w:bCs/>
          <w:lang w:val="en-GB"/>
        </w:rPr>
        <w:t xml:space="preserve">“Key Terms”: </w:t>
      </w:r>
      <w:r w:rsidRPr="0049602C">
        <w:rPr>
          <w:lang w:val="en-GB"/>
        </w:rPr>
        <w:t>This briefly explains the most important keywords from the text.</w:t>
      </w:r>
    </w:p>
    <w:p w14:paraId="02FC1199" w14:textId="57EF4070" w:rsidR="00621E9F" w:rsidRPr="0049602C" w:rsidRDefault="00000000">
      <w:pPr>
        <w:pStyle w:val="Listenabsatz"/>
        <w:numPr>
          <w:ilvl w:val="0"/>
          <w:numId w:val="2"/>
        </w:numPr>
        <w:spacing w:after="160"/>
        <w:rPr>
          <w:lang w:val="en-GB"/>
        </w:rPr>
      </w:pPr>
      <w:r w:rsidRPr="0049602C">
        <w:rPr>
          <w:b/>
          <w:bCs/>
          <w:lang w:val="en-GB"/>
        </w:rPr>
        <w:t xml:space="preserve">“Quiz”: </w:t>
      </w:r>
      <w:r w:rsidRPr="0049602C">
        <w:rPr>
          <w:lang w:val="en-GB"/>
        </w:rPr>
        <w:t>Then use “Quiz” to check your understanding</w:t>
      </w:r>
      <w:r w:rsidR="00FE6532">
        <w:rPr>
          <w:lang w:val="en-GB"/>
        </w:rPr>
        <w:t>.</w:t>
      </w:r>
      <w:r w:rsidRPr="0049602C">
        <w:rPr>
          <w:lang w:val="en-GB"/>
        </w:rPr>
        <w:t xml:space="preserve"> </w:t>
      </w:r>
      <w:r w:rsidR="00FE6532">
        <w:rPr>
          <w:lang w:val="en-GB"/>
        </w:rPr>
        <w:t>A</w:t>
      </w:r>
      <w:r w:rsidRPr="0049602C">
        <w:rPr>
          <w:lang w:val="en-GB"/>
        </w:rPr>
        <w:t>nswer the questions about the text and see what you</w:t>
      </w:r>
      <w:r w:rsidR="007D4304">
        <w:rPr>
          <w:lang w:val="en-GB"/>
        </w:rPr>
        <w:t>’</w:t>
      </w:r>
      <w:r w:rsidRPr="0049602C">
        <w:rPr>
          <w:lang w:val="en-GB"/>
        </w:rPr>
        <w:t xml:space="preserve">ve already grasped and </w:t>
      </w:r>
      <w:r w:rsidR="0080276F">
        <w:rPr>
          <w:lang w:val="en-GB"/>
        </w:rPr>
        <w:t>what</w:t>
      </w:r>
      <w:r w:rsidR="0080276F" w:rsidRPr="0049602C">
        <w:rPr>
          <w:lang w:val="en-GB"/>
        </w:rPr>
        <w:t xml:space="preserve"> </w:t>
      </w:r>
      <w:r w:rsidRPr="0049602C">
        <w:rPr>
          <w:lang w:val="en-GB"/>
        </w:rPr>
        <w:t>you should read again.</w:t>
      </w:r>
    </w:p>
    <w:p w14:paraId="1B3BDCE5" w14:textId="1087F543" w:rsidR="00621E9F" w:rsidRPr="0049602C" w:rsidRDefault="00000000">
      <w:pPr>
        <w:spacing w:before="240" w:after="40"/>
        <w:rPr>
          <w:lang w:val="en-GB"/>
        </w:rPr>
      </w:pPr>
      <w:r w:rsidRPr="0049602C">
        <w:rPr>
          <w:b/>
          <w:bCs/>
          <w:sz w:val="24"/>
          <w:szCs w:val="24"/>
          <w:lang w:val="en-GB"/>
        </w:rPr>
        <w:t xml:space="preserve">4. School </w:t>
      </w:r>
      <w:r w:rsidR="00A94320">
        <w:rPr>
          <w:b/>
          <w:bCs/>
          <w:sz w:val="24"/>
          <w:szCs w:val="24"/>
          <w:lang w:val="en-GB"/>
        </w:rPr>
        <w:t>Grade</w:t>
      </w:r>
      <w:r w:rsidR="00A94320" w:rsidRPr="0049602C">
        <w:rPr>
          <w:b/>
          <w:bCs/>
          <w:sz w:val="24"/>
          <w:szCs w:val="24"/>
          <w:lang w:val="en-GB"/>
        </w:rPr>
        <w:t xml:space="preserve"> </w:t>
      </w:r>
      <w:r w:rsidRPr="0049602C">
        <w:rPr>
          <w:b/>
          <w:bCs/>
          <w:sz w:val="24"/>
          <w:szCs w:val="24"/>
          <w:lang w:val="en-GB"/>
        </w:rPr>
        <w:t>or Language Level – When to Use Which?</w:t>
      </w:r>
    </w:p>
    <w:p w14:paraId="62960D84" w14:textId="4AD8C662" w:rsidR="00621E9F" w:rsidRPr="0049602C" w:rsidRDefault="00000000">
      <w:pPr>
        <w:spacing w:after="120"/>
        <w:rPr>
          <w:lang w:val="en-GB"/>
        </w:rPr>
      </w:pPr>
      <w:r w:rsidRPr="0049602C">
        <w:rPr>
          <w:i/>
          <w:iCs/>
          <w:lang w:val="en-GB"/>
        </w:rPr>
        <w:t xml:space="preserve">approx. 8 </w:t>
      </w:r>
      <w:proofErr w:type="gramStart"/>
      <w:r w:rsidRPr="0049602C">
        <w:rPr>
          <w:i/>
          <w:iCs/>
          <w:lang w:val="en-GB"/>
        </w:rPr>
        <w:t>min</w:t>
      </w:r>
      <w:r w:rsidR="00A94320">
        <w:rPr>
          <w:i/>
          <w:iCs/>
          <w:lang w:val="en-GB"/>
        </w:rPr>
        <w:t xml:space="preserve">  </w:t>
      </w:r>
      <w:r w:rsidRPr="0049602C">
        <w:rPr>
          <w:i/>
          <w:iCs/>
          <w:lang w:val="en-GB"/>
        </w:rPr>
        <w:t>Whole</w:t>
      </w:r>
      <w:proofErr w:type="gramEnd"/>
      <w:r w:rsidRPr="0049602C">
        <w:rPr>
          <w:i/>
          <w:iCs/>
          <w:lang w:val="en-GB"/>
        </w:rPr>
        <w:t xml:space="preserve"> class / pair work</w:t>
      </w:r>
    </w:p>
    <w:p w14:paraId="31916702" w14:textId="77777777" w:rsidR="00621E9F" w:rsidRPr="0049602C" w:rsidRDefault="00000000">
      <w:pPr>
        <w:spacing w:after="200"/>
        <w:rPr>
          <w:lang w:val="en-GB"/>
        </w:rPr>
      </w:pPr>
      <w:r w:rsidRPr="0049602C">
        <w:rPr>
          <w:lang w:val="en-GB"/>
        </w:rPr>
        <w:t>Make the difference clear and let learners decide:</w:t>
      </w:r>
    </w:p>
    <w:p w14:paraId="32297A57" w14:textId="00DAE251" w:rsidR="00621E9F" w:rsidRPr="0049602C" w:rsidRDefault="00000000">
      <w:pPr>
        <w:pStyle w:val="Listenabsatz"/>
        <w:numPr>
          <w:ilvl w:val="0"/>
          <w:numId w:val="2"/>
        </w:numPr>
        <w:spacing w:after="160"/>
        <w:rPr>
          <w:lang w:val="en-GB"/>
        </w:rPr>
      </w:pPr>
      <w:r w:rsidRPr="0049602C">
        <w:rPr>
          <w:b/>
          <w:bCs/>
          <w:lang w:val="en-GB"/>
        </w:rPr>
        <w:t xml:space="preserve">“By school </w:t>
      </w:r>
      <w:r w:rsidR="00A94320">
        <w:rPr>
          <w:b/>
          <w:bCs/>
          <w:lang w:val="en-GB"/>
        </w:rPr>
        <w:t>grade</w:t>
      </w:r>
      <w:r w:rsidRPr="0049602C">
        <w:rPr>
          <w:b/>
          <w:bCs/>
          <w:lang w:val="en-GB"/>
        </w:rPr>
        <w:t xml:space="preserve">” </w:t>
      </w:r>
      <w:r w:rsidRPr="0049602C">
        <w:rPr>
          <w:lang w:val="en-GB"/>
        </w:rPr>
        <w:t>(including the “Quiz” and “Key Terms” features) is suitable when you need a quick overview or a compact summary</w:t>
      </w:r>
      <w:r w:rsidR="00FE6532">
        <w:rPr>
          <w:lang w:val="en-GB"/>
        </w:rPr>
        <w:t>,</w:t>
      </w:r>
      <w:r w:rsidRPr="0049602C">
        <w:rPr>
          <w:lang w:val="en-GB"/>
        </w:rPr>
        <w:t xml:space="preserve"> for example, to prepare a presentation or get a</w:t>
      </w:r>
      <w:r w:rsidR="00FE6532">
        <w:rPr>
          <w:lang w:val="en-GB"/>
        </w:rPr>
        <w:t xml:space="preserve">n initial </w:t>
      </w:r>
      <w:r w:rsidRPr="0049602C">
        <w:rPr>
          <w:lang w:val="en-GB"/>
        </w:rPr>
        <w:t>introduction to a topic.</w:t>
      </w:r>
    </w:p>
    <w:p w14:paraId="7C47216F" w14:textId="6828E656" w:rsidR="00621E9F" w:rsidRPr="0049602C" w:rsidRDefault="00000000">
      <w:pPr>
        <w:pStyle w:val="Listenabsatz"/>
        <w:numPr>
          <w:ilvl w:val="0"/>
          <w:numId w:val="2"/>
        </w:numPr>
        <w:spacing w:after="160"/>
        <w:rPr>
          <w:lang w:val="en-GB"/>
        </w:rPr>
      </w:pPr>
      <w:r w:rsidRPr="0049602C">
        <w:rPr>
          <w:b/>
          <w:bCs/>
          <w:lang w:val="en-GB"/>
        </w:rPr>
        <w:t xml:space="preserve">“By language level” </w:t>
      </w:r>
      <w:r w:rsidRPr="0049602C">
        <w:rPr>
          <w:lang w:val="en-GB"/>
        </w:rPr>
        <w:t xml:space="preserve">is suitable when you want to work through the entire article with its full structure, but the language is </w:t>
      </w:r>
      <w:r w:rsidR="007D4304">
        <w:rPr>
          <w:lang w:val="en-GB"/>
        </w:rPr>
        <w:t>too difficult</w:t>
      </w:r>
      <w:r w:rsidRPr="0049602C">
        <w:rPr>
          <w:lang w:val="en-GB"/>
        </w:rPr>
        <w:t>.</w:t>
      </w:r>
    </w:p>
    <w:p w14:paraId="4FDAAA9E" w14:textId="55E561C6" w:rsidR="00621E9F" w:rsidRPr="0049602C" w:rsidRDefault="00000000">
      <w:pPr>
        <w:spacing w:after="200"/>
        <w:rPr>
          <w:lang w:val="en-GB"/>
        </w:rPr>
      </w:pPr>
      <w:r w:rsidRPr="0049602C">
        <w:rPr>
          <w:lang w:val="en-GB"/>
        </w:rPr>
        <w:t xml:space="preserve">Task (pair work): Discuss in pairs: When does “by language level” make more sense and when does “by school </w:t>
      </w:r>
      <w:r w:rsidR="007D4304">
        <w:rPr>
          <w:lang w:val="en-GB"/>
        </w:rPr>
        <w:t>grade</w:t>
      </w:r>
      <w:r w:rsidRPr="0049602C">
        <w:rPr>
          <w:lang w:val="en-GB"/>
        </w:rPr>
        <w:t xml:space="preserve">”? Also think about when using both together </w:t>
      </w:r>
      <w:r w:rsidR="00486219">
        <w:rPr>
          <w:lang w:val="en-GB"/>
        </w:rPr>
        <w:t>might</w:t>
      </w:r>
      <w:r w:rsidR="00486219" w:rsidRPr="0049602C">
        <w:rPr>
          <w:lang w:val="en-GB"/>
        </w:rPr>
        <w:t xml:space="preserve"> </w:t>
      </w:r>
      <w:r w:rsidRPr="0049602C">
        <w:rPr>
          <w:lang w:val="en-GB"/>
        </w:rPr>
        <w:t>be helpful</w:t>
      </w:r>
      <w:r w:rsidR="00486219">
        <w:rPr>
          <w:lang w:val="en-GB"/>
        </w:rPr>
        <w:t xml:space="preserve">, </w:t>
      </w:r>
      <w:r w:rsidRPr="0049602C">
        <w:rPr>
          <w:lang w:val="en-GB"/>
        </w:rPr>
        <w:t xml:space="preserve">for example, first “by school </w:t>
      </w:r>
      <w:r w:rsidR="007D4304">
        <w:rPr>
          <w:lang w:val="en-GB"/>
        </w:rPr>
        <w:t>grade</w:t>
      </w:r>
      <w:r w:rsidRPr="0049602C">
        <w:rPr>
          <w:lang w:val="en-GB"/>
        </w:rPr>
        <w:t xml:space="preserve">” for an overview and then “by language level” to work through </w:t>
      </w:r>
      <w:r w:rsidR="00486219">
        <w:rPr>
          <w:lang w:val="en-GB"/>
        </w:rPr>
        <w:t>the article</w:t>
      </w:r>
      <w:r w:rsidR="00486219" w:rsidRPr="0049602C">
        <w:rPr>
          <w:lang w:val="en-GB"/>
        </w:rPr>
        <w:t xml:space="preserve"> </w:t>
      </w:r>
      <w:r w:rsidRPr="0049602C">
        <w:rPr>
          <w:lang w:val="en-GB"/>
        </w:rPr>
        <w:t>in depth.</w:t>
      </w:r>
    </w:p>
    <w:p w14:paraId="12D03CA7" w14:textId="77777777" w:rsidR="00621E9F" w:rsidRPr="0049602C" w:rsidRDefault="00000000">
      <w:pPr>
        <w:spacing w:before="240" w:after="40"/>
        <w:rPr>
          <w:lang w:val="en-GB"/>
        </w:rPr>
      </w:pPr>
      <w:r w:rsidRPr="0049602C">
        <w:rPr>
          <w:b/>
          <w:bCs/>
          <w:sz w:val="24"/>
          <w:szCs w:val="24"/>
          <w:lang w:val="en-GB"/>
        </w:rPr>
        <w:t>5. “Ask Questions”: The Reading Assistant</w:t>
      </w:r>
    </w:p>
    <w:p w14:paraId="59B3908F" w14:textId="5BE4C40B" w:rsidR="00621E9F" w:rsidRPr="0049602C" w:rsidRDefault="00000000">
      <w:pPr>
        <w:spacing w:after="120"/>
        <w:rPr>
          <w:lang w:val="en-GB"/>
        </w:rPr>
      </w:pPr>
      <w:r w:rsidRPr="0049602C">
        <w:rPr>
          <w:i/>
          <w:iCs/>
          <w:lang w:val="en-GB"/>
        </w:rPr>
        <w:t xml:space="preserve">approx. 8 min </w:t>
      </w:r>
      <w:r w:rsidR="00A94320">
        <w:rPr>
          <w:i/>
          <w:iCs/>
          <w:lang w:val="en-GB"/>
        </w:rPr>
        <w:t>–</w:t>
      </w:r>
      <w:r w:rsidRPr="0049602C">
        <w:rPr>
          <w:i/>
          <w:iCs/>
          <w:lang w:val="en-GB"/>
        </w:rPr>
        <w:t>·Individual/pair work</w:t>
      </w:r>
    </w:p>
    <w:p w14:paraId="58BD9923" w14:textId="70AE16DD" w:rsidR="00621E9F" w:rsidRPr="0049602C" w:rsidRDefault="00000000">
      <w:pPr>
        <w:spacing w:after="200"/>
        <w:rPr>
          <w:lang w:val="en-GB"/>
        </w:rPr>
      </w:pPr>
      <w:r w:rsidRPr="0049602C">
        <w:rPr>
          <w:lang w:val="en-GB"/>
        </w:rPr>
        <w:t xml:space="preserve">Learners open “Ask questions” and test </w:t>
      </w:r>
      <w:ins w:id="48" w:author="Jean-Marc Wyss" w:date="2026-08-31T12:11:00Z" w16du:dateUtc="2026-08-31T10:11:00Z">
        <w:r w:rsidR="004126E3">
          <w:rPr>
            <w:lang w:val="en-GB"/>
          </w:rPr>
          <w:t>a</w:t>
        </w:r>
      </w:ins>
      <w:del w:id="49"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r w:rsidR="00423617">
        <w:rPr>
          <w:lang w:val="en-GB"/>
        </w:rPr>
        <w:t>’</w:t>
      </w:r>
      <w:r w:rsidRPr="0049602C">
        <w:rPr>
          <w:lang w:val="en-GB"/>
        </w:rPr>
        <w:t>s</w:t>
      </w:r>
      <w:proofErr w:type="spellEnd"/>
      <w:r w:rsidRPr="0049602C">
        <w:rPr>
          <w:lang w:val="en-GB"/>
        </w:rPr>
        <w:t xml:space="preserve"> reading assistant with the </w:t>
      </w:r>
      <w:r w:rsidR="007D4304">
        <w:rPr>
          <w:lang w:val="en-GB"/>
        </w:rPr>
        <w:t>t</w:t>
      </w:r>
      <w:r w:rsidRPr="0049602C">
        <w:rPr>
          <w:lang w:val="en-GB"/>
        </w:rPr>
        <w:t>ree article using a small experiment.</w:t>
      </w:r>
    </w:p>
    <w:p w14:paraId="7CA8AFB9" w14:textId="4836304F" w:rsidR="00621E9F" w:rsidRPr="0049602C" w:rsidRDefault="00000000">
      <w:pPr>
        <w:pStyle w:val="Listenabsatz"/>
        <w:numPr>
          <w:ilvl w:val="0"/>
          <w:numId w:val="2"/>
        </w:numPr>
        <w:spacing w:after="160"/>
        <w:rPr>
          <w:lang w:val="en-GB"/>
        </w:rPr>
      </w:pPr>
      <w:r w:rsidRPr="0049602C">
        <w:rPr>
          <w:b/>
          <w:bCs/>
          <w:lang w:val="en-GB"/>
        </w:rPr>
        <w:t xml:space="preserve">The trick question: </w:t>
      </w:r>
      <w:r w:rsidRPr="0049602C">
        <w:rPr>
          <w:lang w:val="en-GB"/>
        </w:rPr>
        <w:t xml:space="preserve">First ask the chatbot a cheeky question that </w:t>
      </w:r>
      <w:proofErr w:type="gramStart"/>
      <w:r w:rsidRPr="0049602C">
        <w:rPr>
          <w:lang w:val="en-GB"/>
        </w:rPr>
        <w:t>definitely doesn't</w:t>
      </w:r>
      <w:proofErr w:type="gramEnd"/>
      <w:r w:rsidRPr="0049602C">
        <w:rPr>
          <w:lang w:val="en-GB"/>
        </w:rPr>
        <w:t xml:space="preserve"> appear in the </w:t>
      </w:r>
      <w:r w:rsidR="007D4304">
        <w:rPr>
          <w:lang w:val="en-GB"/>
        </w:rPr>
        <w:t>t</w:t>
      </w:r>
      <w:r w:rsidRPr="0049602C">
        <w:rPr>
          <w:lang w:val="en-GB"/>
        </w:rPr>
        <w:t>ree article</w:t>
      </w:r>
      <w:r w:rsidR="007D4304">
        <w:rPr>
          <w:lang w:val="en-GB"/>
        </w:rPr>
        <w:t>.</w:t>
      </w:r>
      <w:r w:rsidRPr="0049602C">
        <w:rPr>
          <w:lang w:val="en-GB"/>
        </w:rPr>
        <w:t xml:space="preserve"> </w:t>
      </w:r>
      <w:r w:rsidR="007D4304">
        <w:rPr>
          <w:lang w:val="en-GB"/>
        </w:rPr>
        <w:t>F</w:t>
      </w:r>
      <w:r w:rsidRPr="0049602C">
        <w:rPr>
          <w:lang w:val="en-GB"/>
        </w:rPr>
        <w:t>or example</w:t>
      </w:r>
      <w:r w:rsidR="008F2942">
        <w:rPr>
          <w:lang w:val="en-GB"/>
        </w:rPr>
        <w:t>,</w:t>
      </w:r>
      <w:r w:rsidRPr="0049602C">
        <w:rPr>
          <w:lang w:val="en-GB"/>
        </w:rPr>
        <w:t xml:space="preserve"> “When was the first tree planted on the moon?” What does it answer?</w:t>
      </w:r>
    </w:p>
    <w:p w14:paraId="6E6A4E81" w14:textId="77777777" w:rsidR="00621E9F" w:rsidRPr="0049602C" w:rsidRDefault="00000000">
      <w:pPr>
        <w:pStyle w:val="Listenabsatz"/>
        <w:numPr>
          <w:ilvl w:val="0"/>
          <w:numId w:val="2"/>
        </w:numPr>
        <w:spacing w:after="160"/>
        <w:rPr>
          <w:lang w:val="en-GB"/>
        </w:rPr>
      </w:pPr>
      <w:r w:rsidRPr="0049602C">
        <w:rPr>
          <w:b/>
          <w:bCs/>
          <w:lang w:val="en-GB"/>
        </w:rPr>
        <w:t xml:space="preserve">The Google comparison: </w:t>
      </w:r>
      <w:r w:rsidRPr="0049602C">
        <w:rPr>
          <w:lang w:val="en-GB"/>
        </w:rPr>
        <w:t>Then type the same question into Google or another search engine and compare: What do you get there?</w:t>
      </w:r>
    </w:p>
    <w:p w14:paraId="7F52A644" w14:textId="2A41F1B2" w:rsidR="00621E9F" w:rsidRPr="0049602C" w:rsidRDefault="00000000">
      <w:pPr>
        <w:spacing w:after="200"/>
        <w:rPr>
          <w:lang w:val="en-GB"/>
        </w:rPr>
      </w:pPr>
      <w:r w:rsidRPr="0049602C">
        <w:rPr>
          <w:lang w:val="en-GB"/>
        </w:rPr>
        <w:t xml:space="preserve">Insight: </w:t>
      </w:r>
      <w:ins w:id="50" w:author="Jean-Marc Wyss" w:date="2026-08-31T12:11:00Z" w16du:dateUtc="2026-08-31T10:11:00Z">
        <w:r w:rsidR="004126E3">
          <w:rPr>
            <w:lang w:val="en-GB"/>
          </w:rPr>
          <w:t>a</w:t>
        </w:r>
      </w:ins>
      <w:del w:id="51"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pedia's</w:t>
      </w:r>
      <w:proofErr w:type="spellEnd"/>
      <w:r w:rsidRPr="0049602C">
        <w:rPr>
          <w:lang w:val="en-GB"/>
        </w:rPr>
        <w:t xml:space="preserve"> reading assistant only searches the selected article. </w:t>
      </w:r>
      <w:r w:rsidR="008F2942">
        <w:rPr>
          <w:lang w:val="en-GB"/>
        </w:rPr>
        <w:t>Given that</w:t>
      </w:r>
      <w:r w:rsidR="008F2942" w:rsidRPr="0049602C">
        <w:rPr>
          <w:lang w:val="en-GB"/>
        </w:rPr>
        <w:t xml:space="preserve"> </w:t>
      </w:r>
      <w:r w:rsidRPr="0049602C">
        <w:rPr>
          <w:lang w:val="en-GB"/>
        </w:rPr>
        <w:t xml:space="preserve">the </w:t>
      </w:r>
      <w:r w:rsidR="007D4304">
        <w:rPr>
          <w:lang w:val="en-GB"/>
        </w:rPr>
        <w:t>t</w:t>
      </w:r>
      <w:r w:rsidRPr="0049602C">
        <w:rPr>
          <w:lang w:val="en-GB"/>
        </w:rPr>
        <w:t>ree article says nothing about trees on the moon, it doesn't make anything up but instead points out that there is no information on this.</w:t>
      </w:r>
    </w:p>
    <w:p w14:paraId="20C18534" w14:textId="34D3ACBF" w:rsidR="00621E9F" w:rsidRPr="0049602C" w:rsidRDefault="00000000">
      <w:pPr>
        <w:spacing w:after="200"/>
        <w:rPr>
          <w:lang w:val="en-GB"/>
        </w:rPr>
      </w:pPr>
      <w:r w:rsidRPr="0049602C">
        <w:rPr>
          <w:lang w:val="en-GB"/>
        </w:rPr>
        <w:lastRenderedPageBreak/>
        <w:t>Google</w:t>
      </w:r>
      <w:r w:rsidR="008F2942">
        <w:rPr>
          <w:lang w:val="en-GB"/>
        </w:rPr>
        <w:t>’</w:t>
      </w:r>
      <w:r w:rsidRPr="0049602C">
        <w:rPr>
          <w:lang w:val="en-GB"/>
        </w:rPr>
        <w:t xml:space="preserve">s AI and other search engines, on the other hand, provide answers from across the whole web. </w:t>
      </w:r>
      <w:proofErr w:type="gramStart"/>
      <w:r w:rsidRPr="0049602C">
        <w:rPr>
          <w:lang w:val="en-GB"/>
        </w:rPr>
        <w:t>So</w:t>
      </w:r>
      <w:proofErr w:type="gramEnd"/>
      <w:r w:rsidRPr="0049602C">
        <w:rPr>
          <w:lang w:val="en-GB"/>
        </w:rPr>
        <w:t xml:space="preserve"> you will </w:t>
      </w:r>
      <w:proofErr w:type="gramStart"/>
      <w:r w:rsidRPr="0049602C">
        <w:rPr>
          <w:lang w:val="en-GB"/>
        </w:rPr>
        <w:t>actually find</w:t>
      </w:r>
      <w:proofErr w:type="gramEnd"/>
      <w:r w:rsidRPr="0049602C">
        <w:rPr>
          <w:lang w:val="en-GB"/>
        </w:rPr>
        <w:t xml:space="preserve"> something on the topic of “Moon tree.” But look closely</w:t>
      </w:r>
      <w:r w:rsidR="007D4304">
        <w:rPr>
          <w:lang w:val="en-GB"/>
        </w:rPr>
        <w:t>.</w:t>
      </w:r>
      <w:r w:rsidRPr="0049602C">
        <w:rPr>
          <w:lang w:val="en-GB"/>
        </w:rPr>
        <w:t xml:space="preserve"> </w:t>
      </w:r>
      <w:r w:rsidR="007D4304">
        <w:rPr>
          <w:lang w:val="en-GB"/>
        </w:rPr>
        <w:t>T</w:t>
      </w:r>
      <w:r w:rsidRPr="0049602C">
        <w:rPr>
          <w:lang w:val="en-GB"/>
        </w:rPr>
        <w:t xml:space="preserve">his answer, too, is based on a Wikipedia article (“Moon tree”). </w:t>
      </w:r>
      <w:r w:rsidR="008F2942">
        <w:rPr>
          <w:lang w:val="en-GB"/>
        </w:rPr>
        <w:t>Learners</w:t>
      </w:r>
      <w:r w:rsidR="008F2942" w:rsidRPr="0049602C">
        <w:rPr>
          <w:lang w:val="en-GB"/>
        </w:rPr>
        <w:t xml:space="preserve"> </w:t>
      </w:r>
      <w:r w:rsidRPr="0049602C">
        <w:rPr>
          <w:lang w:val="en-GB"/>
        </w:rPr>
        <w:t xml:space="preserve">can now </w:t>
      </w:r>
      <w:proofErr w:type="spellStart"/>
      <w:r w:rsidRPr="0049602C">
        <w:rPr>
          <w:lang w:val="en-GB"/>
        </w:rPr>
        <w:t>analyze</w:t>
      </w:r>
      <w:proofErr w:type="spellEnd"/>
      <w:r w:rsidRPr="0049602C">
        <w:rPr>
          <w:lang w:val="en-GB"/>
        </w:rPr>
        <w:t xml:space="preserve"> this article with </w:t>
      </w:r>
      <w:ins w:id="52" w:author="Jean-Marc Wyss" w:date="2026-08-31T12:11:00Z" w16du:dateUtc="2026-08-31T10:11:00Z">
        <w:r w:rsidR="004126E3">
          <w:rPr>
            <w:lang w:val="en-GB"/>
          </w:rPr>
          <w:t>a</w:t>
        </w:r>
      </w:ins>
      <w:del w:id="53"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w:t>
      </w:r>
    </w:p>
    <w:p w14:paraId="3B1FD12A" w14:textId="166695D8" w:rsidR="00621E9F" w:rsidRPr="0049602C" w:rsidRDefault="00000000">
      <w:pPr>
        <w:spacing w:after="200"/>
        <w:rPr>
          <w:lang w:val="en-GB"/>
        </w:rPr>
      </w:pPr>
      <w:r w:rsidRPr="0049602C">
        <w:rPr>
          <w:i/>
          <w:iCs/>
          <w:lang w:val="en-GB"/>
        </w:rPr>
        <w:t xml:space="preserve">Language versions: </w:t>
      </w:r>
      <w:hyperlink r:id="rId6" w:history="1">
        <w:r w:rsidR="00621E9F" w:rsidRPr="0049602C">
          <w:rPr>
            <w:rStyle w:val="Hyperlink"/>
            <w:lang w:val="en-GB"/>
          </w:rPr>
          <w:t>German</w:t>
        </w:r>
      </w:hyperlink>
      <w:r w:rsidRPr="0049602C">
        <w:rPr>
          <w:lang w:val="en-GB"/>
        </w:rPr>
        <w:t xml:space="preserve"> </w:t>
      </w:r>
      <w:r w:rsidR="007D4304">
        <w:rPr>
          <w:i/>
          <w:iCs/>
          <w:lang w:val="en-GB"/>
        </w:rPr>
        <w:t>–</w:t>
      </w:r>
      <w:r w:rsidRPr="0049602C">
        <w:rPr>
          <w:lang w:val="en-GB"/>
        </w:rPr>
        <w:t xml:space="preserve"> </w:t>
      </w:r>
      <w:hyperlink r:id="rId7" w:history="1">
        <w:r w:rsidR="00621E9F" w:rsidRPr="0049602C">
          <w:rPr>
            <w:rStyle w:val="Hyperlink"/>
            <w:lang w:val="en-GB"/>
          </w:rPr>
          <w:t>French</w:t>
        </w:r>
      </w:hyperlink>
      <w:r w:rsidRPr="0049602C">
        <w:rPr>
          <w:lang w:val="en-GB"/>
        </w:rPr>
        <w:t xml:space="preserve"> </w:t>
      </w:r>
      <w:r w:rsidR="007D4304">
        <w:rPr>
          <w:i/>
          <w:iCs/>
          <w:lang w:val="en-GB"/>
        </w:rPr>
        <w:t>–</w:t>
      </w:r>
      <w:r w:rsidRPr="0049602C">
        <w:rPr>
          <w:lang w:val="en-GB"/>
        </w:rPr>
        <w:t xml:space="preserve"> </w:t>
      </w:r>
      <w:hyperlink r:id="rId8" w:history="1">
        <w:r w:rsidR="00621E9F" w:rsidRPr="0049602C">
          <w:rPr>
            <w:rStyle w:val="Hyperlink"/>
            <w:lang w:val="en-GB"/>
          </w:rPr>
          <w:t>Italian</w:t>
        </w:r>
      </w:hyperlink>
      <w:r w:rsidRPr="0049602C">
        <w:rPr>
          <w:lang w:val="en-GB"/>
        </w:rPr>
        <w:t xml:space="preserve"> </w:t>
      </w:r>
      <w:r w:rsidR="007D4304">
        <w:rPr>
          <w:i/>
          <w:iCs/>
          <w:lang w:val="en-GB"/>
        </w:rPr>
        <w:t>–</w:t>
      </w:r>
      <w:r w:rsidRPr="0049602C">
        <w:rPr>
          <w:lang w:val="en-GB"/>
        </w:rPr>
        <w:t xml:space="preserve"> </w:t>
      </w:r>
      <w:hyperlink r:id="rId9" w:history="1">
        <w:r w:rsidR="00621E9F" w:rsidRPr="0049602C">
          <w:rPr>
            <w:rStyle w:val="Hyperlink"/>
            <w:lang w:val="en-GB"/>
          </w:rPr>
          <w:t>English</w:t>
        </w:r>
      </w:hyperlink>
    </w:p>
    <w:p w14:paraId="4EA817B7" w14:textId="2AD8861C" w:rsidR="00621E9F" w:rsidRPr="0049602C" w:rsidRDefault="00000000">
      <w:pPr>
        <w:pStyle w:val="Listenabsatz"/>
        <w:numPr>
          <w:ilvl w:val="0"/>
          <w:numId w:val="2"/>
        </w:numPr>
        <w:spacing w:after="160"/>
        <w:rPr>
          <w:lang w:val="en-GB"/>
        </w:rPr>
      </w:pPr>
      <w:r w:rsidRPr="0049602C">
        <w:rPr>
          <w:b/>
          <w:bCs/>
          <w:lang w:val="en-GB"/>
        </w:rPr>
        <w:t xml:space="preserve">“Real” questions: </w:t>
      </w:r>
      <w:r w:rsidRPr="0049602C">
        <w:rPr>
          <w:lang w:val="en-GB"/>
        </w:rPr>
        <w:t>Now ask two genuine questions on the topic. Pay attention to the sources</w:t>
      </w:r>
      <w:r w:rsidR="008F2942">
        <w:rPr>
          <w:lang w:val="en-GB"/>
        </w:rPr>
        <w:t>. F</w:t>
      </w:r>
      <w:r w:rsidRPr="0049602C">
        <w:rPr>
          <w:lang w:val="en-GB"/>
        </w:rPr>
        <w:t>or every answer, the reading assistant shows you the evidence from the original Wikipedia article on which the information is based. Source references are highlighted in colour within the text and the original Wikipedia reference numbers remain visible. Click on a source and check: Does the answer match the cited passage?</w:t>
      </w:r>
    </w:p>
    <w:p w14:paraId="21A2B10E" w14:textId="5F41EE42" w:rsidR="00621E9F" w:rsidRPr="0049602C" w:rsidRDefault="00000000">
      <w:pPr>
        <w:spacing w:before="240" w:after="40"/>
        <w:rPr>
          <w:lang w:val="en-GB"/>
        </w:rPr>
      </w:pPr>
      <w:r w:rsidRPr="0049602C">
        <w:rPr>
          <w:b/>
          <w:bCs/>
          <w:sz w:val="24"/>
          <w:szCs w:val="24"/>
          <w:lang w:val="en-GB"/>
        </w:rPr>
        <w:t xml:space="preserve">6. Why </w:t>
      </w:r>
      <w:ins w:id="54" w:author="Jean-Marc Wyss" w:date="2026-08-31T12:11:00Z" w16du:dateUtc="2026-08-31T10:11:00Z">
        <w:r w:rsidR="004126E3">
          <w:rPr>
            <w:b/>
            <w:bCs/>
            <w:sz w:val="24"/>
            <w:szCs w:val="24"/>
            <w:lang w:val="en-GB"/>
          </w:rPr>
          <w:t>a</w:t>
        </w:r>
      </w:ins>
      <w:del w:id="55" w:author="Jean-Marc Wyss" w:date="2026-08-31T12:11:00Z" w16du:dateUtc="2026-08-31T10:11:00Z">
        <w:r w:rsidRPr="0049602C" w:rsidDel="004126E3">
          <w:rPr>
            <w:b/>
            <w:bCs/>
            <w:sz w:val="24"/>
            <w:szCs w:val="24"/>
            <w:lang w:val="en-GB"/>
          </w:rPr>
          <w:delText>k</w:delText>
        </w:r>
      </w:del>
      <w:r w:rsidRPr="0049602C">
        <w:rPr>
          <w:b/>
          <w:bCs/>
          <w:sz w:val="24"/>
          <w:szCs w:val="24"/>
          <w:lang w:val="en-GB"/>
        </w:rPr>
        <w:t>i-</w:t>
      </w:r>
      <w:proofErr w:type="spellStart"/>
      <w:r w:rsidRPr="0049602C">
        <w:rPr>
          <w:b/>
          <w:bCs/>
          <w:sz w:val="24"/>
          <w:szCs w:val="24"/>
          <w:lang w:val="en-GB"/>
        </w:rPr>
        <w:t>pedia</w:t>
      </w:r>
      <w:proofErr w:type="spellEnd"/>
      <w:r w:rsidRPr="0049602C">
        <w:rPr>
          <w:b/>
          <w:bCs/>
          <w:sz w:val="24"/>
          <w:szCs w:val="24"/>
          <w:lang w:val="en-GB"/>
        </w:rPr>
        <w:t xml:space="preserve"> and </w:t>
      </w:r>
      <w:proofErr w:type="gramStart"/>
      <w:r w:rsidRPr="0049602C">
        <w:rPr>
          <w:b/>
          <w:bCs/>
          <w:sz w:val="24"/>
          <w:szCs w:val="24"/>
          <w:lang w:val="en-GB"/>
        </w:rPr>
        <w:t>Not</w:t>
      </w:r>
      <w:proofErr w:type="gramEnd"/>
      <w:r w:rsidRPr="0049602C">
        <w:rPr>
          <w:b/>
          <w:bCs/>
          <w:sz w:val="24"/>
          <w:szCs w:val="24"/>
          <w:lang w:val="en-GB"/>
        </w:rPr>
        <w:t xml:space="preserve"> an AI Summary?</w:t>
      </w:r>
    </w:p>
    <w:p w14:paraId="796F3D4D" w14:textId="4404C2CA" w:rsidR="00621E9F" w:rsidRPr="0049602C" w:rsidRDefault="00000000">
      <w:pPr>
        <w:spacing w:after="120"/>
        <w:rPr>
          <w:lang w:val="en-GB"/>
        </w:rPr>
      </w:pPr>
      <w:r w:rsidRPr="0049602C">
        <w:rPr>
          <w:i/>
          <w:iCs/>
          <w:lang w:val="en-GB"/>
        </w:rPr>
        <w:t xml:space="preserve">approx. 8 min </w:t>
      </w:r>
      <w:r w:rsidR="00A94320">
        <w:rPr>
          <w:i/>
          <w:iCs/>
          <w:lang w:val="en-GB"/>
        </w:rPr>
        <w:t>–</w:t>
      </w:r>
      <w:r w:rsidRPr="0049602C">
        <w:rPr>
          <w:i/>
          <w:iCs/>
          <w:lang w:val="en-GB"/>
        </w:rPr>
        <w:t xml:space="preserve"> Whole class</w:t>
      </w:r>
    </w:p>
    <w:p w14:paraId="3B8F9D4C" w14:textId="35CF8461" w:rsidR="00621E9F" w:rsidRPr="0049602C" w:rsidRDefault="00000000">
      <w:pPr>
        <w:spacing w:after="200"/>
        <w:rPr>
          <w:lang w:val="en-GB"/>
        </w:rPr>
      </w:pPr>
      <w:r w:rsidRPr="0049602C">
        <w:rPr>
          <w:lang w:val="en-GB"/>
        </w:rPr>
        <w:t xml:space="preserve">Make the added value clear. Use the talking points for students (see below) as a basis for </w:t>
      </w:r>
      <w:r w:rsidR="007D4304">
        <w:rPr>
          <w:lang w:val="en-GB"/>
        </w:rPr>
        <w:t xml:space="preserve">a </w:t>
      </w:r>
      <w:r w:rsidRPr="0049602C">
        <w:rPr>
          <w:lang w:val="en-GB"/>
        </w:rPr>
        <w:t>discussion or a matching task. Core message: a chatbot always gives you an answer</w:t>
      </w:r>
      <w:r w:rsidR="008F2942">
        <w:rPr>
          <w:lang w:val="en-GB"/>
        </w:rPr>
        <w:t xml:space="preserve">, </w:t>
      </w:r>
      <w:r w:rsidRPr="0049602C">
        <w:rPr>
          <w:lang w:val="en-GB"/>
        </w:rPr>
        <w:t>ready-made and convincingly phrased. That</w:t>
      </w:r>
      <w:r w:rsidR="007D4304">
        <w:rPr>
          <w:lang w:val="en-GB"/>
        </w:rPr>
        <w:t>’</w:t>
      </w:r>
      <w:r w:rsidRPr="0049602C">
        <w:rPr>
          <w:lang w:val="en-GB"/>
        </w:rPr>
        <w:t xml:space="preserve">s exactly where the danger lies: you accept it quickly, without checking the sources. </w:t>
      </w:r>
      <w:ins w:id="56" w:author="Jean-Marc Wyss" w:date="2026-08-31T12:11:00Z" w16du:dateUtc="2026-08-31T10:11:00Z">
        <w:r w:rsidR="004126E3">
          <w:rPr>
            <w:lang w:val="en-GB"/>
          </w:rPr>
          <w:t>a</w:t>
        </w:r>
      </w:ins>
      <w:del w:id="57"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on the other hand, provides a vetted, evidence-based answer that you can check yourself. And in doing so, you learn something no one can ever take away from you: how to assess sources.</w:t>
      </w:r>
    </w:p>
    <w:p w14:paraId="0F923CDC" w14:textId="77777777" w:rsidR="00621E9F" w:rsidRPr="0049602C" w:rsidRDefault="00000000">
      <w:pPr>
        <w:spacing w:before="240" w:after="40"/>
        <w:rPr>
          <w:lang w:val="en-GB"/>
        </w:rPr>
      </w:pPr>
      <w:r w:rsidRPr="0049602C">
        <w:rPr>
          <w:b/>
          <w:bCs/>
          <w:sz w:val="24"/>
          <w:szCs w:val="24"/>
          <w:lang w:val="en-GB"/>
        </w:rPr>
        <w:t>7. Privacy – Your Data Belongs to You</w:t>
      </w:r>
    </w:p>
    <w:p w14:paraId="78358C00" w14:textId="46A49094" w:rsidR="00621E9F" w:rsidRPr="0049602C" w:rsidRDefault="00000000">
      <w:pPr>
        <w:spacing w:after="120"/>
        <w:rPr>
          <w:lang w:val="en-GB"/>
        </w:rPr>
      </w:pPr>
      <w:r w:rsidRPr="0049602C">
        <w:rPr>
          <w:i/>
          <w:iCs/>
          <w:lang w:val="en-GB"/>
        </w:rPr>
        <w:t xml:space="preserve">approx. 3 min </w:t>
      </w:r>
      <w:r w:rsidR="00A94320">
        <w:rPr>
          <w:i/>
          <w:iCs/>
          <w:lang w:val="en-GB"/>
        </w:rPr>
        <w:t>–</w:t>
      </w:r>
      <w:r w:rsidRPr="0049602C">
        <w:rPr>
          <w:i/>
          <w:iCs/>
          <w:lang w:val="en-GB"/>
        </w:rPr>
        <w:t xml:space="preserve"> Whole class</w:t>
      </w:r>
    </w:p>
    <w:p w14:paraId="3948D22A" w14:textId="7621826B" w:rsidR="00621E9F" w:rsidRPr="0049602C" w:rsidRDefault="00000000">
      <w:pPr>
        <w:spacing w:after="200"/>
        <w:rPr>
          <w:lang w:val="en-GB"/>
        </w:rPr>
      </w:pPr>
      <w:r w:rsidRPr="0049602C">
        <w:rPr>
          <w:lang w:val="en-GB"/>
        </w:rPr>
        <w:t xml:space="preserve">State this as a rule: Using </w:t>
      </w:r>
      <w:ins w:id="58" w:author="Jean-Marc Wyss" w:date="2026-08-31T12:11:00Z" w16du:dateUtc="2026-08-31T10:11:00Z">
        <w:r w:rsidR="004126E3">
          <w:rPr>
            <w:lang w:val="en-GB"/>
          </w:rPr>
          <w:t>a</w:t>
        </w:r>
      </w:ins>
      <w:del w:id="59"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is anonymous</w:t>
      </w:r>
      <w:r w:rsidR="008F2942">
        <w:rPr>
          <w:lang w:val="en-GB"/>
        </w:rPr>
        <w:t>,</w:t>
      </w:r>
      <w:r w:rsidRPr="0049602C">
        <w:rPr>
          <w:lang w:val="en-GB"/>
        </w:rPr>
        <w:t xml:space="preserve"> no login and no personal data are required. And as everywhere on the internet, the same applies to </w:t>
      </w:r>
      <w:ins w:id="60" w:author="Jean-Marc Wyss" w:date="2026-08-31T12:11:00Z" w16du:dateUtc="2026-08-31T10:11:00Z">
        <w:r w:rsidR="004126E3">
          <w:rPr>
            <w:lang w:val="en-GB"/>
          </w:rPr>
          <w:t>a</w:t>
        </w:r>
      </w:ins>
      <w:del w:id="61"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never disclose personal data</w:t>
      </w:r>
      <w:r w:rsidR="008F2942">
        <w:rPr>
          <w:lang w:val="en-GB"/>
        </w:rPr>
        <w:t>,</w:t>
      </w:r>
      <w:r w:rsidRPr="0049602C">
        <w:rPr>
          <w:lang w:val="en-GB"/>
        </w:rPr>
        <w:t xml:space="preserve"> neither your own nor your classmates</w:t>
      </w:r>
      <w:r w:rsidR="008F2942">
        <w:rPr>
          <w:lang w:val="en-GB"/>
        </w:rPr>
        <w:t>’. This means</w:t>
      </w:r>
      <w:r w:rsidRPr="0049602C">
        <w:rPr>
          <w:lang w:val="en-GB"/>
        </w:rPr>
        <w:t xml:space="preserve"> no full name, no address, no phone number</w:t>
      </w:r>
      <w:r w:rsidR="008F2942">
        <w:rPr>
          <w:lang w:val="en-GB"/>
        </w:rPr>
        <w:t xml:space="preserve"> and </w:t>
      </w:r>
      <w:r w:rsidRPr="0049602C">
        <w:rPr>
          <w:lang w:val="en-GB"/>
        </w:rPr>
        <w:t xml:space="preserve">no private details. This </w:t>
      </w:r>
      <w:r w:rsidR="00455A26">
        <w:rPr>
          <w:lang w:val="en-GB"/>
        </w:rPr>
        <w:t>kind of i</w:t>
      </w:r>
      <w:r w:rsidR="007D4304">
        <w:rPr>
          <w:lang w:val="en-GB"/>
        </w:rPr>
        <w:t>n</w:t>
      </w:r>
      <w:r w:rsidR="00455A26">
        <w:rPr>
          <w:lang w:val="en-GB"/>
        </w:rPr>
        <w:t>formation is completely unnecessary</w:t>
      </w:r>
      <w:r w:rsidR="00455A26" w:rsidRPr="0049602C">
        <w:rPr>
          <w:lang w:val="en-GB"/>
        </w:rPr>
        <w:t xml:space="preserve"> </w:t>
      </w:r>
      <w:r w:rsidRPr="0049602C">
        <w:rPr>
          <w:lang w:val="en-GB"/>
        </w:rPr>
        <w:t>for researching or asking questions.</w:t>
      </w:r>
    </w:p>
    <w:p w14:paraId="39B359F8" w14:textId="77777777" w:rsidR="00621E9F" w:rsidRPr="0049602C" w:rsidRDefault="00000000">
      <w:pPr>
        <w:spacing w:before="240" w:after="40"/>
        <w:rPr>
          <w:lang w:val="en-GB"/>
        </w:rPr>
      </w:pPr>
      <w:r w:rsidRPr="0049602C">
        <w:rPr>
          <w:b/>
          <w:bCs/>
          <w:sz w:val="24"/>
          <w:szCs w:val="24"/>
          <w:lang w:val="en-GB"/>
        </w:rPr>
        <w:t>8. Wrap-up</w:t>
      </w:r>
    </w:p>
    <w:p w14:paraId="308F483A" w14:textId="5A03D6EC" w:rsidR="00621E9F" w:rsidRPr="0049602C" w:rsidRDefault="00000000">
      <w:pPr>
        <w:spacing w:after="120"/>
        <w:rPr>
          <w:lang w:val="en-GB"/>
        </w:rPr>
      </w:pPr>
      <w:r w:rsidRPr="0049602C">
        <w:rPr>
          <w:i/>
          <w:iCs/>
          <w:lang w:val="en-GB"/>
        </w:rPr>
        <w:t xml:space="preserve">approx. 3 min </w:t>
      </w:r>
      <w:r w:rsidR="007D4304">
        <w:rPr>
          <w:i/>
          <w:iCs/>
          <w:lang w:val="en-GB"/>
        </w:rPr>
        <w:t>–</w:t>
      </w:r>
      <w:r w:rsidRPr="0049602C">
        <w:rPr>
          <w:i/>
          <w:iCs/>
          <w:lang w:val="en-GB"/>
        </w:rPr>
        <w:t xml:space="preserve"> Individual work</w:t>
      </w:r>
    </w:p>
    <w:p w14:paraId="03D29757" w14:textId="57D7DA7B" w:rsidR="00621E9F" w:rsidRPr="0049602C" w:rsidRDefault="00000000">
      <w:pPr>
        <w:spacing w:after="200"/>
        <w:rPr>
          <w:lang w:val="en-GB"/>
        </w:rPr>
      </w:pPr>
      <w:r w:rsidRPr="0049602C">
        <w:rPr>
          <w:lang w:val="en-GB"/>
        </w:rPr>
        <w:t xml:space="preserve">Short reflection: What can </w:t>
      </w:r>
      <w:ins w:id="62" w:author="Jean-Marc Wyss" w:date="2026-08-31T12:11:00Z" w16du:dateUtc="2026-08-31T10:11:00Z">
        <w:r w:rsidR="004126E3">
          <w:rPr>
            <w:lang w:val="en-GB"/>
          </w:rPr>
          <w:t>a</w:t>
        </w:r>
      </w:ins>
      <w:del w:id="63"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do that a quick search can't? Each learner formulates one sentence: “I use </w:t>
      </w:r>
      <w:ins w:id="64" w:author="Jean-Marc Wyss" w:date="2026-08-31T12:11:00Z" w16du:dateUtc="2026-08-31T10:11:00Z">
        <w:r w:rsidR="004126E3">
          <w:rPr>
            <w:lang w:val="en-GB"/>
          </w:rPr>
          <w:t>a</w:t>
        </w:r>
      </w:ins>
      <w:del w:id="65"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when …”</w:t>
      </w:r>
    </w:p>
    <w:p w14:paraId="410495E9" w14:textId="77777777" w:rsidR="00621E9F" w:rsidRPr="0049602C" w:rsidRDefault="00000000">
      <w:pPr>
        <w:spacing w:before="200" w:after="160"/>
        <w:rPr>
          <w:lang w:val="en-GB"/>
        </w:rPr>
      </w:pPr>
      <w:r w:rsidRPr="0049602C">
        <w:rPr>
          <w:b/>
          <w:bCs/>
          <w:sz w:val="26"/>
          <w:szCs w:val="26"/>
          <w:lang w:val="en-GB"/>
        </w:rPr>
        <w:t>Talking Points for Students</w:t>
      </w:r>
    </w:p>
    <w:p w14:paraId="67F7D30D" w14:textId="55E3EB30" w:rsidR="00621E9F" w:rsidRPr="0049602C" w:rsidRDefault="00000000">
      <w:pPr>
        <w:spacing w:after="200"/>
        <w:rPr>
          <w:lang w:val="en-GB"/>
        </w:rPr>
      </w:pPr>
      <w:r w:rsidRPr="0049602C">
        <w:rPr>
          <w:lang w:val="en-GB"/>
        </w:rPr>
        <w:t xml:space="preserve">Why </w:t>
      </w:r>
      <w:r w:rsidR="00455A26">
        <w:rPr>
          <w:lang w:val="en-GB"/>
        </w:rPr>
        <w:t xml:space="preserve">use </w:t>
      </w:r>
      <w:ins w:id="66" w:author="Jean-Marc Wyss" w:date="2026-08-31T12:11:00Z" w16du:dateUtc="2026-08-31T10:11:00Z">
        <w:r w:rsidR="004126E3">
          <w:rPr>
            <w:lang w:val="en-GB"/>
          </w:rPr>
          <w:t>a</w:t>
        </w:r>
      </w:ins>
      <w:del w:id="67" w:author="Jean-Marc Wyss" w:date="2026-08-31T12:11:00Z" w16du:dateUtc="2026-08-31T10:11: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instead of just Googling or asking an AI? Seven reasons to pass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621E9F" w:rsidRPr="0049602C" w14:paraId="5D69E524" w14:textId="77777777">
        <w:tc>
          <w:tcPr>
            <w:tcW w:w="0" w:type="auto"/>
            <w:shd w:val="clear" w:color="auto" w:fill="F2F2F2"/>
            <w:tcMar>
              <w:top w:w="150" w:type="dxa"/>
              <w:left w:w="150" w:type="dxa"/>
              <w:bottom w:w="150" w:type="dxa"/>
              <w:right w:w="150" w:type="dxa"/>
            </w:tcMar>
          </w:tcPr>
          <w:p w14:paraId="29687789" w14:textId="2A10F700" w:rsidR="00621E9F" w:rsidRPr="0049602C" w:rsidRDefault="00000000">
            <w:pPr>
              <w:spacing w:after="80"/>
              <w:rPr>
                <w:lang w:val="en-GB"/>
              </w:rPr>
            </w:pPr>
            <w:r w:rsidRPr="0049602C">
              <w:rPr>
                <w:lang w:val="en-GB"/>
              </w:rPr>
              <w:t>1. Reliable. You work with genuine, human-checked texts</w:t>
            </w:r>
            <w:r w:rsidR="00455A26">
              <w:rPr>
                <w:lang w:val="en-GB"/>
              </w:rPr>
              <w:t xml:space="preserve">, </w:t>
            </w:r>
            <w:r w:rsidRPr="0049602C">
              <w:rPr>
                <w:lang w:val="en-GB"/>
              </w:rPr>
              <w:t>not with an answer that might be made up.</w:t>
            </w:r>
          </w:p>
          <w:p w14:paraId="27BE8622" w14:textId="67E075AB" w:rsidR="00621E9F" w:rsidRPr="0049602C" w:rsidRDefault="00000000">
            <w:pPr>
              <w:spacing w:after="80"/>
              <w:rPr>
                <w:lang w:val="en-GB"/>
              </w:rPr>
            </w:pPr>
            <w:r w:rsidRPr="0049602C">
              <w:rPr>
                <w:lang w:val="en-GB"/>
              </w:rPr>
              <w:t xml:space="preserve">2. Verifiable. For every piece of </w:t>
            </w:r>
            <w:proofErr w:type="gramStart"/>
            <w:r w:rsidRPr="0049602C">
              <w:rPr>
                <w:lang w:val="en-GB"/>
              </w:rPr>
              <w:t>information</w:t>
            </w:r>
            <w:proofErr w:type="gramEnd"/>
            <w:r w:rsidRPr="0049602C">
              <w:rPr>
                <w:lang w:val="en-GB"/>
              </w:rPr>
              <w:t xml:space="preserve"> you see the source and can check for yourself whether it's correct.</w:t>
            </w:r>
          </w:p>
          <w:p w14:paraId="532C8524" w14:textId="0E51BC09" w:rsidR="00621E9F" w:rsidRPr="0049602C" w:rsidRDefault="00000000">
            <w:pPr>
              <w:spacing w:after="80"/>
              <w:rPr>
                <w:lang w:val="en-GB"/>
              </w:rPr>
            </w:pPr>
            <w:r w:rsidRPr="0049602C">
              <w:rPr>
                <w:lang w:val="en-GB"/>
              </w:rPr>
              <w:t>3. Tailored to you. The text comes in your language and at your level</w:t>
            </w:r>
            <w:r w:rsidR="00455A26">
              <w:rPr>
                <w:lang w:val="en-GB"/>
              </w:rPr>
              <w:t xml:space="preserve">, </w:t>
            </w:r>
            <w:r w:rsidRPr="0049602C">
              <w:rPr>
                <w:lang w:val="en-GB"/>
              </w:rPr>
              <w:t>you no longer struggle with a difficult original.</w:t>
            </w:r>
          </w:p>
          <w:p w14:paraId="6DFC9828" w14:textId="023FC99F" w:rsidR="00621E9F" w:rsidRPr="0049602C" w:rsidRDefault="00000000">
            <w:pPr>
              <w:spacing w:after="80"/>
              <w:rPr>
                <w:lang w:val="en-GB"/>
              </w:rPr>
            </w:pPr>
            <w:r w:rsidRPr="0049602C">
              <w:rPr>
                <w:lang w:val="en-GB"/>
              </w:rPr>
              <w:t xml:space="preserve">4. Fair to use. Images and texts are under free </w:t>
            </w:r>
            <w:proofErr w:type="gramStart"/>
            <w:r w:rsidRPr="0049602C">
              <w:rPr>
                <w:lang w:val="en-GB"/>
              </w:rPr>
              <w:t>licences</w:t>
            </w:r>
            <w:r w:rsidR="00455A26">
              <w:rPr>
                <w:lang w:val="en-GB"/>
              </w:rPr>
              <w:t>,</w:t>
            </w:r>
            <w:proofErr w:type="gramEnd"/>
            <w:r w:rsidR="00455A26">
              <w:rPr>
                <w:lang w:val="en-GB"/>
              </w:rPr>
              <w:t xml:space="preserve"> </w:t>
            </w:r>
            <w:r w:rsidRPr="0049602C">
              <w:rPr>
                <w:lang w:val="en-GB"/>
              </w:rPr>
              <w:t xml:space="preserve">you </w:t>
            </w:r>
            <w:r w:rsidR="00455A26">
              <w:rPr>
                <w:lang w:val="en-GB"/>
              </w:rPr>
              <w:t>can</w:t>
            </w:r>
            <w:r w:rsidR="00455A26" w:rsidRPr="0049602C">
              <w:rPr>
                <w:lang w:val="en-GB"/>
              </w:rPr>
              <w:t xml:space="preserve"> </w:t>
            </w:r>
            <w:r w:rsidRPr="0049602C">
              <w:rPr>
                <w:lang w:val="en-GB"/>
              </w:rPr>
              <w:t xml:space="preserve">use them for your presentation </w:t>
            </w:r>
            <w:proofErr w:type="gramStart"/>
            <w:r w:rsidRPr="0049602C">
              <w:rPr>
                <w:lang w:val="en-GB"/>
              </w:rPr>
              <w:t>as long as</w:t>
            </w:r>
            <w:proofErr w:type="gramEnd"/>
            <w:r w:rsidRPr="0049602C">
              <w:rPr>
                <w:lang w:val="en-GB"/>
              </w:rPr>
              <w:t xml:space="preserve"> you cite the source.</w:t>
            </w:r>
          </w:p>
          <w:p w14:paraId="0E662DD2" w14:textId="40161FD0" w:rsidR="00621E9F" w:rsidRPr="0049602C" w:rsidRDefault="00000000">
            <w:pPr>
              <w:spacing w:after="80"/>
              <w:rPr>
                <w:lang w:val="en-GB"/>
              </w:rPr>
            </w:pPr>
            <w:r w:rsidRPr="0049602C">
              <w:rPr>
                <w:lang w:val="en-GB"/>
              </w:rPr>
              <w:t>5. Focused. The AI stays within the article</w:t>
            </w:r>
            <w:r w:rsidR="00455A26">
              <w:rPr>
                <w:lang w:val="en-GB"/>
              </w:rPr>
              <w:t>,</w:t>
            </w:r>
            <w:r w:rsidRPr="0049602C">
              <w:rPr>
                <w:lang w:val="en-GB"/>
              </w:rPr>
              <w:t xml:space="preserve"> no scraping together bits from half the internet, no advertising,</w:t>
            </w:r>
            <w:r w:rsidR="00536D93">
              <w:rPr>
                <w:lang w:val="en-GB"/>
              </w:rPr>
              <w:t xml:space="preserve"> and</w:t>
            </w:r>
            <w:r w:rsidRPr="0049602C">
              <w:rPr>
                <w:lang w:val="en-GB"/>
              </w:rPr>
              <w:t xml:space="preserve"> no algorithm trying to distract you.</w:t>
            </w:r>
          </w:p>
          <w:p w14:paraId="00F88B5D" w14:textId="1BAB4628" w:rsidR="00621E9F" w:rsidRPr="0049602C" w:rsidRDefault="00000000">
            <w:pPr>
              <w:spacing w:after="80"/>
              <w:rPr>
                <w:lang w:val="en-GB"/>
              </w:rPr>
            </w:pPr>
            <w:r w:rsidRPr="0049602C">
              <w:rPr>
                <w:lang w:val="en-GB"/>
              </w:rPr>
              <w:t>6. You get better. You learn to check sources</w:t>
            </w:r>
            <w:r w:rsidR="00455A26">
              <w:rPr>
                <w:lang w:val="en-GB"/>
              </w:rPr>
              <w:t xml:space="preserve">, </w:t>
            </w:r>
            <w:r w:rsidRPr="0049602C">
              <w:rPr>
                <w:lang w:val="en-GB"/>
              </w:rPr>
              <w:t>perhaps the most important skill in the age of AI.</w:t>
            </w:r>
          </w:p>
          <w:p w14:paraId="5A07197E" w14:textId="3517D7E8" w:rsidR="00621E9F" w:rsidRPr="0049602C" w:rsidRDefault="00000000">
            <w:pPr>
              <w:spacing w:after="80"/>
              <w:rPr>
                <w:lang w:val="en-GB"/>
              </w:rPr>
            </w:pPr>
            <w:r w:rsidRPr="0049602C">
              <w:rPr>
                <w:lang w:val="en-GB"/>
              </w:rPr>
              <w:t xml:space="preserve">7. Future-proof. Even the major PISA </w:t>
            </w:r>
            <w:r w:rsidR="00761758">
              <w:rPr>
                <w:lang w:val="en-GB"/>
              </w:rPr>
              <w:t>assessment</w:t>
            </w:r>
            <w:r w:rsidRPr="0049602C">
              <w:rPr>
                <w:lang w:val="en-GB"/>
              </w:rPr>
              <w:t xml:space="preserve"> will test, starting in 2029, whether you can check AI answers instead of simply believing them. With </w:t>
            </w:r>
            <w:ins w:id="68" w:author="Jean-Marc Wyss" w:date="2026-08-31T12:12:00Z" w16du:dateUtc="2026-08-31T10:12:00Z">
              <w:r w:rsidR="004126E3">
                <w:rPr>
                  <w:lang w:val="en-GB"/>
                </w:rPr>
                <w:t>a</w:t>
              </w:r>
            </w:ins>
            <w:del w:id="69" w:author="Jean-Marc Wyss" w:date="2026-08-31T12:12:00Z" w16du:dateUtc="2026-08-31T10:12: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you practise exactly that.</w:t>
            </w:r>
          </w:p>
        </w:tc>
      </w:tr>
    </w:tbl>
    <w:p w14:paraId="428890BC" w14:textId="77777777" w:rsidR="00621E9F" w:rsidRPr="0049602C" w:rsidRDefault="00621E9F">
      <w:pPr>
        <w:spacing w:after="200"/>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621E9F" w:rsidRPr="0049602C" w14:paraId="21893C01" w14:textId="77777777">
        <w:tc>
          <w:tcPr>
            <w:tcW w:w="0" w:type="auto"/>
            <w:shd w:val="clear" w:color="auto" w:fill="F2F2F2"/>
            <w:tcMar>
              <w:top w:w="150" w:type="dxa"/>
              <w:left w:w="150" w:type="dxa"/>
              <w:bottom w:w="150" w:type="dxa"/>
              <w:right w:w="150" w:type="dxa"/>
            </w:tcMar>
          </w:tcPr>
          <w:p w14:paraId="0C256367" w14:textId="77777777" w:rsidR="00621E9F" w:rsidRPr="0049602C" w:rsidRDefault="00000000">
            <w:pPr>
              <w:spacing w:after="100"/>
              <w:rPr>
                <w:lang w:val="en-GB"/>
              </w:rPr>
            </w:pPr>
            <w:r w:rsidRPr="0049602C">
              <w:rPr>
                <w:b/>
                <w:bCs/>
                <w:lang w:val="en-GB"/>
              </w:rPr>
              <w:t>The Key Point in One Sentence</w:t>
            </w:r>
          </w:p>
          <w:p w14:paraId="11631780" w14:textId="7E799472" w:rsidR="00621E9F" w:rsidRPr="0049602C" w:rsidRDefault="00000000">
            <w:pPr>
              <w:spacing w:after="80"/>
              <w:rPr>
                <w:lang w:val="en-GB"/>
              </w:rPr>
            </w:pPr>
            <w:r w:rsidRPr="0049602C">
              <w:rPr>
                <w:lang w:val="en-GB"/>
              </w:rPr>
              <w:t>AI can be wrong</w:t>
            </w:r>
            <w:r w:rsidR="00455A26">
              <w:rPr>
                <w:lang w:val="en-GB"/>
              </w:rPr>
              <w:t xml:space="preserve">, </w:t>
            </w:r>
            <w:r w:rsidRPr="0049602C">
              <w:rPr>
                <w:lang w:val="en-GB"/>
              </w:rPr>
              <w:t>confidently, and without showing it. Knowledge that has been checked by humans and backed by sources, on the other hand, you can verify yourself. That</w:t>
            </w:r>
            <w:r w:rsidR="00455A26">
              <w:rPr>
                <w:lang w:val="en-GB"/>
              </w:rPr>
              <w:t>’</w:t>
            </w:r>
            <w:r w:rsidRPr="0049602C">
              <w:rPr>
                <w:lang w:val="en-GB"/>
              </w:rPr>
              <w:t xml:space="preserve">s why, with </w:t>
            </w:r>
            <w:ins w:id="70" w:author="Jean-Marc Wyss" w:date="2026-08-31T12:12:00Z" w16du:dateUtc="2026-08-31T10:12:00Z">
              <w:r w:rsidR="004126E3">
                <w:rPr>
                  <w:lang w:val="en-GB"/>
                </w:rPr>
                <w:t>a</w:t>
              </w:r>
            </w:ins>
            <w:del w:id="71" w:author="Jean-Marc Wyss" w:date="2026-08-31T12:12:00Z" w16du:dateUtc="2026-08-31T10:12:00Z">
              <w:r w:rsidRPr="0049602C" w:rsidDel="004126E3">
                <w:rPr>
                  <w:lang w:val="en-GB"/>
                </w:rPr>
                <w:delText>k</w:delText>
              </w:r>
            </w:del>
            <w:r w:rsidRPr="0049602C">
              <w:rPr>
                <w:lang w:val="en-GB"/>
              </w:rPr>
              <w:t>i-</w:t>
            </w:r>
            <w:proofErr w:type="spellStart"/>
            <w:r w:rsidRPr="0049602C">
              <w:rPr>
                <w:lang w:val="en-GB"/>
              </w:rPr>
              <w:t>pedia</w:t>
            </w:r>
            <w:proofErr w:type="spellEnd"/>
            <w:r w:rsidRPr="0049602C">
              <w:rPr>
                <w:lang w:val="en-GB"/>
              </w:rPr>
              <w:t xml:space="preserve">, you learn from vetted Wikipedia knowledge instead of simply accepting everything an AI says. This doesn't make you </w:t>
            </w:r>
            <w:proofErr w:type="gramStart"/>
            <w:r w:rsidRPr="0049602C">
              <w:rPr>
                <w:lang w:val="en-GB"/>
              </w:rPr>
              <w:t>slower</w:t>
            </w:r>
            <w:r w:rsidR="00536D93">
              <w:rPr>
                <w:lang w:val="en-GB"/>
              </w:rPr>
              <w:t>,</w:t>
            </w:r>
            <w:proofErr w:type="gramEnd"/>
            <w:r w:rsidRPr="0049602C">
              <w:rPr>
                <w:lang w:val="en-GB"/>
              </w:rPr>
              <w:t xml:space="preserve"> it makes you more confident and smarter.</w:t>
            </w:r>
          </w:p>
        </w:tc>
      </w:tr>
    </w:tbl>
    <w:p w14:paraId="28CFB62D" w14:textId="77777777" w:rsidR="00621E9F" w:rsidRPr="0049602C" w:rsidRDefault="00621E9F">
      <w:pPr>
        <w:spacing w:after="200"/>
        <w:rPr>
          <w:lang w:val="en-GB"/>
        </w:rPr>
      </w:pPr>
    </w:p>
    <w:p w14:paraId="438C9E96" w14:textId="447A43A1" w:rsidR="00621E9F" w:rsidRPr="0049602C" w:rsidRDefault="00000000">
      <w:pPr>
        <w:spacing w:after="200"/>
        <w:rPr>
          <w:lang w:val="en-GB"/>
        </w:rPr>
      </w:pPr>
      <w:r w:rsidRPr="0049602C">
        <w:rPr>
          <w:b/>
          <w:bCs/>
          <w:i/>
          <w:iCs/>
          <w:lang w:val="en-GB"/>
        </w:rPr>
        <w:lastRenderedPageBreak/>
        <w:t xml:space="preserve">Note on implementation: This introductory lesson is deliberately designed to be subject-independent. </w:t>
      </w:r>
      <w:r w:rsidR="00536D93">
        <w:rPr>
          <w:b/>
          <w:bCs/>
          <w:i/>
          <w:iCs/>
          <w:lang w:val="en-GB"/>
        </w:rPr>
        <w:t>You</w:t>
      </w:r>
      <w:r w:rsidR="00455A26">
        <w:rPr>
          <w:b/>
          <w:bCs/>
          <w:i/>
          <w:iCs/>
          <w:lang w:val="en-GB"/>
        </w:rPr>
        <w:t xml:space="preserve"> </w:t>
      </w:r>
      <w:r w:rsidRPr="0049602C">
        <w:rPr>
          <w:b/>
          <w:bCs/>
          <w:i/>
          <w:iCs/>
          <w:lang w:val="en-GB"/>
        </w:rPr>
        <w:t xml:space="preserve">can </w:t>
      </w:r>
      <w:r w:rsidR="00536D93">
        <w:rPr>
          <w:b/>
          <w:bCs/>
          <w:i/>
          <w:iCs/>
          <w:lang w:val="en-GB"/>
        </w:rPr>
        <w:t>use</w:t>
      </w:r>
      <w:r w:rsidRPr="0049602C">
        <w:rPr>
          <w:b/>
          <w:bCs/>
          <w:i/>
          <w:iCs/>
          <w:lang w:val="en-GB"/>
        </w:rPr>
        <w:t xml:space="preserve"> any Wikipedia article – ideally one that fits your current teaching topic. </w:t>
      </w:r>
      <w:r w:rsidR="00455A26">
        <w:rPr>
          <w:b/>
          <w:bCs/>
          <w:i/>
          <w:iCs/>
          <w:lang w:val="en-GB"/>
        </w:rPr>
        <w:t xml:space="preserve">As is always the case with internet research </w:t>
      </w:r>
      <w:r w:rsidR="00455A26" w:rsidRPr="0049602C">
        <w:rPr>
          <w:b/>
          <w:bCs/>
          <w:i/>
          <w:iCs/>
          <w:lang w:val="en-GB"/>
        </w:rPr>
        <w:t>(see the section on child protectio</w:t>
      </w:r>
      <w:r w:rsidR="00455A26">
        <w:rPr>
          <w:b/>
          <w:bCs/>
          <w:i/>
          <w:iCs/>
          <w:lang w:val="en-GB"/>
        </w:rPr>
        <w:t xml:space="preserve">n) </w:t>
      </w:r>
      <w:r w:rsidR="00536D93">
        <w:rPr>
          <w:b/>
          <w:bCs/>
          <w:i/>
          <w:iCs/>
          <w:lang w:val="en-GB"/>
        </w:rPr>
        <w:t>careful</w:t>
      </w:r>
      <w:r w:rsidR="00536D93" w:rsidRPr="0049602C">
        <w:rPr>
          <w:b/>
          <w:bCs/>
          <w:i/>
          <w:iCs/>
          <w:lang w:val="en-GB"/>
        </w:rPr>
        <w:t xml:space="preserve"> </w:t>
      </w:r>
      <w:r w:rsidRPr="0049602C">
        <w:rPr>
          <w:b/>
          <w:bCs/>
          <w:i/>
          <w:iCs/>
          <w:lang w:val="en-GB"/>
        </w:rPr>
        <w:t xml:space="preserve">supervision of learners </w:t>
      </w:r>
      <w:r w:rsidR="00455A26">
        <w:rPr>
          <w:b/>
          <w:bCs/>
          <w:i/>
          <w:iCs/>
          <w:lang w:val="en-GB"/>
        </w:rPr>
        <w:t>is</w:t>
      </w:r>
      <w:r w:rsidR="00455A26" w:rsidRPr="0049602C">
        <w:rPr>
          <w:b/>
          <w:bCs/>
          <w:i/>
          <w:iCs/>
          <w:lang w:val="en-GB"/>
        </w:rPr>
        <w:t xml:space="preserve"> </w:t>
      </w:r>
      <w:r w:rsidRPr="0049602C">
        <w:rPr>
          <w:b/>
          <w:bCs/>
          <w:i/>
          <w:iCs/>
          <w:lang w:val="en-GB"/>
        </w:rPr>
        <w:t>important</w:t>
      </w:r>
      <w:r w:rsidR="00455A26">
        <w:rPr>
          <w:b/>
          <w:bCs/>
          <w:i/>
          <w:iCs/>
          <w:lang w:val="en-GB"/>
        </w:rPr>
        <w:t xml:space="preserve">. Research on </w:t>
      </w:r>
      <w:ins w:id="72" w:author="Jean-Marc Wyss" w:date="2026-08-31T12:12:00Z" w16du:dateUtc="2026-08-31T10:12:00Z">
        <w:r w:rsidR="004126E3">
          <w:rPr>
            <w:b/>
            <w:bCs/>
            <w:i/>
            <w:iCs/>
            <w:lang w:val="en-GB"/>
          </w:rPr>
          <w:t>a</w:t>
        </w:r>
      </w:ins>
      <w:del w:id="73" w:author="Jean-Marc Wyss" w:date="2026-08-31T12:12:00Z" w16du:dateUtc="2026-08-31T10:12:00Z">
        <w:r w:rsidR="00455A26" w:rsidDel="004126E3">
          <w:rPr>
            <w:b/>
            <w:bCs/>
            <w:i/>
            <w:iCs/>
            <w:lang w:val="en-GB"/>
          </w:rPr>
          <w:delText>k</w:delText>
        </w:r>
      </w:del>
      <w:r w:rsidR="00455A26">
        <w:rPr>
          <w:b/>
          <w:bCs/>
          <w:i/>
          <w:iCs/>
          <w:lang w:val="en-GB"/>
        </w:rPr>
        <w:t>i-</w:t>
      </w:r>
      <w:proofErr w:type="spellStart"/>
      <w:r w:rsidR="00455A26">
        <w:rPr>
          <w:b/>
          <w:bCs/>
          <w:i/>
          <w:iCs/>
          <w:lang w:val="en-GB"/>
        </w:rPr>
        <w:t>pedia</w:t>
      </w:r>
      <w:proofErr w:type="spellEnd"/>
      <w:r w:rsidR="00455A26">
        <w:rPr>
          <w:b/>
          <w:bCs/>
          <w:i/>
          <w:iCs/>
          <w:lang w:val="en-GB"/>
        </w:rPr>
        <w:t xml:space="preserve"> is no different since it accesses original, unfiltered Wikipedia articles.</w:t>
      </w:r>
    </w:p>
    <w:p w14:paraId="04ACA9DA" w14:textId="77777777" w:rsidR="00621E9F" w:rsidRPr="0049602C" w:rsidRDefault="00000000">
      <w:pPr>
        <w:spacing w:before="200" w:after="160"/>
        <w:rPr>
          <w:lang w:val="en-GB"/>
        </w:rPr>
      </w:pPr>
      <w:r w:rsidRPr="0049602C">
        <w:rPr>
          <w:b/>
          <w:bCs/>
          <w:sz w:val="26"/>
          <w:szCs w:val="26"/>
          <w:lang w:val="en-GB"/>
        </w:rPr>
        <w:t>Sources</w:t>
      </w:r>
    </w:p>
    <w:p w14:paraId="6EFCBD00" w14:textId="77777777" w:rsidR="00621E9F" w:rsidRPr="0049602C" w:rsidRDefault="00000000">
      <w:pPr>
        <w:spacing w:after="200"/>
        <w:rPr>
          <w:lang w:val="en-GB"/>
        </w:rPr>
      </w:pPr>
      <w:r w:rsidRPr="0049602C">
        <w:rPr>
          <w:lang w:val="en-GB"/>
        </w:rPr>
        <w:t xml:space="preserve">AI Literacy Framework (OECD / European Union): </w:t>
      </w:r>
      <w:hyperlink r:id="rId10" w:history="1">
        <w:r w:rsidR="00621E9F" w:rsidRPr="0049602C">
          <w:rPr>
            <w:rStyle w:val="Hyperlink"/>
            <w:lang w:val="en-GB"/>
          </w:rPr>
          <w:t>ailiteracyframework.org</w:t>
        </w:r>
      </w:hyperlink>
      <w:r w:rsidRPr="0049602C">
        <w:rPr>
          <w:lang w:val="en-GB"/>
        </w:rPr>
        <w:t xml:space="preserve"> – available in 24 languages.</w:t>
      </w:r>
    </w:p>
    <w:p w14:paraId="70EB9AAA" w14:textId="77777777" w:rsidR="00621E9F" w:rsidRPr="0049602C" w:rsidRDefault="00000000">
      <w:pPr>
        <w:spacing w:after="200"/>
        <w:rPr>
          <w:lang w:val="en-GB"/>
        </w:rPr>
      </w:pPr>
      <w:r w:rsidRPr="0049602C">
        <w:rPr>
          <w:lang w:val="en-GB"/>
        </w:rPr>
        <w:t xml:space="preserve">PISA 2029 – Media and Artificial Intelligence Literacy (OECD): </w:t>
      </w:r>
      <w:hyperlink r:id="rId11" w:history="1">
        <w:r w:rsidR="00621E9F" w:rsidRPr="0049602C">
          <w:rPr>
            <w:rStyle w:val="Hyperlink"/>
            <w:lang w:val="en-GB"/>
          </w:rPr>
          <w:t>oecd.org/.../pisa-2029-media-and-artificial-intelligence-literacy</w:t>
        </w:r>
      </w:hyperlink>
      <w:r w:rsidRPr="0049602C">
        <w:rPr>
          <w:lang w:val="en-GB"/>
        </w:rPr>
        <w:t xml:space="preserve"> – the document is available in English and French.</w:t>
      </w:r>
    </w:p>
    <w:sectPr w:rsidR="00621E9F" w:rsidRPr="0049602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435DB"/>
    <w:multiLevelType w:val="hybridMultilevel"/>
    <w:tmpl w:val="998068E2"/>
    <w:lvl w:ilvl="0" w:tplc="3094F196">
      <w:start w:val="1"/>
      <w:numFmt w:val="bullet"/>
      <w:lvlText w:val="•"/>
      <w:lvlJc w:val="left"/>
      <w:pPr>
        <w:ind w:left="720" w:hanging="360"/>
      </w:pPr>
    </w:lvl>
    <w:lvl w:ilvl="1" w:tplc="B6067152">
      <w:numFmt w:val="decimal"/>
      <w:lvlText w:val=""/>
      <w:lvlJc w:val="left"/>
    </w:lvl>
    <w:lvl w:ilvl="2" w:tplc="EF44C108">
      <w:numFmt w:val="decimal"/>
      <w:lvlText w:val=""/>
      <w:lvlJc w:val="left"/>
    </w:lvl>
    <w:lvl w:ilvl="3" w:tplc="F638721C">
      <w:numFmt w:val="decimal"/>
      <w:lvlText w:val=""/>
      <w:lvlJc w:val="left"/>
    </w:lvl>
    <w:lvl w:ilvl="4" w:tplc="048A7960">
      <w:numFmt w:val="decimal"/>
      <w:lvlText w:val=""/>
      <w:lvlJc w:val="left"/>
    </w:lvl>
    <w:lvl w:ilvl="5" w:tplc="CC600E1E">
      <w:numFmt w:val="decimal"/>
      <w:lvlText w:val=""/>
      <w:lvlJc w:val="left"/>
    </w:lvl>
    <w:lvl w:ilvl="6" w:tplc="11CC14F2">
      <w:numFmt w:val="decimal"/>
      <w:lvlText w:val=""/>
      <w:lvlJc w:val="left"/>
    </w:lvl>
    <w:lvl w:ilvl="7" w:tplc="E88A98A6">
      <w:numFmt w:val="decimal"/>
      <w:lvlText w:val=""/>
      <w:lvlJc w:val="left"/>
    </w:lvl>
    <w:lvl w:ilvl="8" w:tplc="97C84916">
      <w:numFmt w:val="decimal"/>
      <w:lvlText w:val=""/>
      <w:lvlJc w:val="left"/>
    </w:lvl>
  </w:abstractNum>
  <w:abstractNum w:abstractNumId="1" w15:restartNumberingAfterBreak="0">
    <w:nsid w:val="64FF649E"/>
    <w:multiLevelType w:val="hybridMultilevel"/>
    <w:tmpl w:val="BCEAFB52"/>
    <w:lvl w:ilvl="0" w:tplc="23DCF2D4">
      <w:start w:val="1"/>
      <w:numFmt w:val="bullet"/>
      <w:lvlText w:val="●"/>
      <w:lvlJc w:val="left"/>
      <w:pPr>
        <w:ind w:left="720" w:hanging="360"/>
      </w:pPr>
    </w:lvl>
    <w:lvl w:ilvl="1" w:tplc="5DF87A8C">
      <w:start w:val="1"/>
      <w:numFmt w:val="bullet"/>
      <w:lvlText w:val="○"/>
      <w:lvlJc w:val="left"/>
      <w:pPr>
        <w:ind w:left="1440" w:hanging="360"/>
      </w:pPr>
    </w:lvl>
    <w:lvl w:ilvl="2" w:tplc="CEA8B578">
      <w:start w:val="1"/>
      <w:numFmt w:val="bullet"/>
      <w:lvlText w:val="■"/>
      <w:lvlJc w:val="left"/>
      <w:pPr>
        <w:ind w:left="2160" w:hanging="360"/>
      </w:pPr>
    </w:lvl>
    <w:lvl w:ilvl="3" w:tplc="2DF09E6E">
      <w:start w:val="1"/>
      <w:numFmt w:val="bullet"/>
      <w:lvlText w:val="●"/>
      <w:lvlJc w:val="left"/>
      <w:pPr>
        <w:ind w:left="2880" w:hanging="360"/>
      </w:pPr>
    </w:lvl>
    <w:lvl w:ilvl="4" w:tplc="4F78348C">
      <w:start w:val="1"/>
      <w:numFmt w:val="bullet"/>
      <w:lvlText w:val="○"/>
      <w:lvlJc w:val="left"/>
      <w:pPr>
        <w:ind w:left="3600" w:hanging="360"/>
      </w:pPr>
    </w:lvl>
    <w:lvl w:ilvl="5" w:tplc="4956DAAC">
      <w:start w:val="1"/>
      <w:numFmt w:val="bullet"/>
      <w:lvlText w:val="■"/>
      <w:lvlJc w:val="left"/>
      <w:pPr>
        <w:ind w:left="4320" w:hanging="360"/>
      </w:pPr>
    </w:lvl>
    <w:lvl w:ilvl="6" w:tplc="A61C191A">
      <w:start w:val="1"/>
      <w:numFmt w:val="bullet"/>
      <w:lvlText w:val="●"/>
      <w:lvlJc w:val="left"/>
      <w:pPr>
        <w:ind w:left="5040" w:hanging="360"/>
      </w:pPr>
    </w:lvl>
    <w:lvl w:ilvl="7" w:tplc="57E43FFA">
      <w:start w:val="1"/>
      <w:numFmt w:val="bullet"/>
      <w:lvlText w:val="●"/>
      <w:lvlJc w:val="left"/>
      <w:pPr>
        <w:ind w:left="5760" w:hanging="360"/>
      </w:pPr>
    </w:lvl>
    <w:lvl w:ilvl="8" w:tplc="BD8AD39C">
      <w:start w:val="1"/>
      <w:numFmt w:val="bullet"/>
      <w:lvlText w:val="●"/>
      <w:lvlJc w:val="left"/>
      <w:pPr>
        <w:ind w:left="6480" w:hanging="360"/>
      </w:pPr>
    </w:lvl>
  </w:abstractNum>
  <w:num w:numId="1" w16cid:durableId="684330696">
    <w:abstractNumId w:val="1"/>
    <w:lvlOverride w:ilvl="0">
      <w:startOverride w:val="1"/>
    </w:lvlOverride>
  </w:num>
  <w:num w:numId="2" w16cid:durableId="214368928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an-Marc Wyss">
    <w15:presenceInfo w15:providerId="None" w15:userId="Jean-Marc Wys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E9F"/>
    <w:rsid w:val="0005661C"/>
    <w:rsid w:val="00233D1A"/>
    <w:rsid w:val="00302E5F"/>
    <w:rsid w:val="00365658"/>
    <w:rsid w:val="003738CA"/>
    <w:rsid w:val="004126E3"/>
    <w:rsid w:val="00423617"/>
    <w:rsid w:val="00455A26"/>
    <w:rsid w:val="00486219"/>
    <w:rsid w:val="0049323C"/>
    <w:rsid w:val="0049602C"/>
    <w:rsid w:val="004A4F2F"/>
    <w:rsid w:val="00536D93"/>
    <w:rsid w:val="00541405"/>
    <w:rsid w:val="00592FFF"/>
    <w:rsid w:val="00621E9F"/>
    <w:rsid w:val="00654893"/>
    <w:rsid w:val="00655B90"/>
    <w:rsid w:val="00727932"/>
    <w:rsid w:val="00761758"/>
    <w:rsid w:val="00790E8C"/>
    <w:rsid w:val="007D4304"/>
    <w:rsid w:val="007D6BCA"/>
    <w:rsid w:val="007E2F83"/>
    <w:rsid w:val="00802556"/>
    <w:rsid w:val="0080276F"/>
    <w:rsid w:val="008F2942"/>
    <w:rsid w:val="009F3F3C"/>
    <w:rsid w:val="00A94320"/>
    <w:rsid w:val="00C60CB4"/>
    <w:rsid w:val="00F1333B"/>
    <w:rsid w:val="00FE65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2DFCE2A9"/>
  <w15:docId w15:val="{F6637DFC-D3CC-BF4F-96CD-1543668D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49602C"/>
  </w:style>
  <w:style w:type="character" w:styleId="Kommentarzeichen">
    <w:name w:val="annotation reference"/>
    <w:basedOn w:val="Absatz-Standardschriftart"/>
    <w:uiPriority w:val="99"/>
    <w:semiHidden/>
    <w:unhideWhenUsed/>
    <w:rsid w:val="0049602C"/>
    <w:rPr>
      <w:sz w:val="16"/>
      <w:szCs w:val="16"/>
    </w:rPr>
  </w:style>
  <w:style w:type="paragraph" w:styleId="Kommentartext">
    <w:name w:val="annotation text"/>
    <w:basedOn w:val="Standard"/>
    <w:link w:val="KommentartextZchn"/>
    <w:autoRedefine/>
    <w:uiPriority w:val="99"/>
    <w:semiHidden/>
    <w:unhideWhenUsed/>
    <w:rsid w:val="0049602C"/>
    <w:rPr>
      <w:lang w:val="en-GB"/>
    </w:rPr>
  </w:style>
  <w:style w:type="character" w:customStyle="1" w:styleId="KommentartextZchn">
    <w:name w:val="Kommentartext Zchn"/>
    <w:basedOn w:val="Absatz-Standardschriftart"/>
    <w:link w:val="Kommentartext"/>
    <w:uiPriority w:val="99"/>
    <w:semiHidden/>
    <w:rsid w:val="0049602C"/>
    <w:rPr>
      <w:lang w:val="en-GB"/>
    </w:rPr>
  </w:style>
  <w:style w:type="paragraph" w:styleId="Kommentarthema">
    <w:name w:val="annotation subject"/>
    <w:basedOn w:val="Kommentartext"/>
    <w:next w:val="Kommentartext"/>
    <w:link w:val="KommentarthemaZchn"/>
    <w:uiPriority w:val="99"/>
    <w:semiHidden/>
    <w:unhideWhenUsed/>
    <w:rsid w:val="0049602C"/>
    <w:rPr>
      <w:b/>
      <w:bCs/>
    </w:rPr>
  </w:style>
  <w:style w:type="character" w:customStyle="1" w:styleId="KommentarthemaZchn">
    <w:name w:val="Kommentarthema Zchn"/>
    <w:basedOn w:val="KommentartextZchn"/>
    <w:link w:val="Kommentarthema"/>
    <w:uiPriority w:val="99"/>
    <w:semiHidden/>
    <w:rsid w:val="0049602C"/>
    <w:rPr>
      <w:b/>
      <w:bCs/>
      <w:lang w:val="en-GB"/>
    </w:rPr>
  </w:style>
  <w:style w:type="character" w:styleId="BesuchterLink">
    <w:name w:val="FollowedHyperlink"/>
    <w:basedOn w:val="Absatz-Standardschriftart"/>
    <w:uiPriority w:val="99"/>
    <w:semiHidden/>
    <w:unhideWhenUsed/>
    <w:rsid w:val="00365658"/>
    <w:rPr>
      <w:color w:val="96607D" w:themeColor="followedHyperlink"/>
      <w:u w:val="single"/>
    </w:rPr>
  </w:style>
  <w:style w:type="character" w:styleId="NichtaufgelsteErwhnung">
    <w:name w:val="Unresolved Mention"/>
    <w:basedOn w:val="Absatz-Standardschriftart"/>
    <w:uiPriority w:val="99"/>
    <w:semiHidden/>
    <w:unhideWhenUsed/>
    <w:rsid w:val="00365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t.wikipedia.org/wiki/Alberi_della_luna"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fr.wikipedia.org/wiki/Moon_tre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wikipedia.org/wiki/Mondbaum" TargetMode="External"/><Relationship Id="rId11" Type="http://schemas.openxmlformats.org/officeDocument/2006/relationships/hyperlink" Target="https://www.oecd.org/en/about/projects/pisa-2029-media-and-artificial-intelligence-literacy.html" TargetMode="External"/><Relationship Id="rId5" Type="http://schemas.openxmlformats.org/officeDocument/2006/relationships/hyperlink" Target="https://ki-pedia.ch/article/en/Tree" TargetMode="External"/><Relationship Id="rId10" Type="http://schemas.openxmlformats.org/officeDocument/2006/relationships/hyperlink" Target="https://ailiteracyframework.org/" TargetMode="External"/><Relationship Id="rId4" Type="http://schemas.openxmlformats.org/officeDocument/2006/relationships/webSettings" Target="webSettings.xml"/><Relationship Id="rId9" Type="http://schemas.openxmlformats.org/officeDocument/2006/relationships/hyperlink" Target="https://en.wikipedia.org/wiki/Moon_tree"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2237</Words>
  <Characters>14096</Characters>
  <Application>Microsoft Office Word</Application>
  <DocSecurity>0</DocSecurity>
  <Lines>117</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Jean-Marc Wyss</cp:lastModifiedBy>
  <cp:revision>5</cp:revision>
  <dcterms:created xsi:type="dcterms:W3CDTF">2026-08-31T06:55:00Z</dcterms:created>
  <dcterms:modified xsi:type="dcterms:W3CDTF">2026-08-31T10:12:00Z</dcterms:modified>
</cp:coreProperties>
</file>