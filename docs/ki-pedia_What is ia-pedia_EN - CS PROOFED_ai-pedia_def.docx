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47C57" w14:textId="32B069D4" w:rsidR="00C22AC0" w:rsidRPr="00B527C2" w:rsidRDefault="00000000">
      <w:pPr>
        <w:pStyle w:val="berschrift1"/>
        <w:spacing w:before="240" w:after="120"/>
        <w:rPr>
          <w:lang w:val="en-GB"/>
        </w:rPr>
      </w:pPr>
      <w:r w:rsidRPr="00B527C2">
        <w:rPr>
          <w:b/>
          <w:bCs/>
          <w:lang w:val="en-GB"/>
        </w:rPr>
        <w:t xml:space="preserve">What is </w:t>
      </w:r>
      <w:ins w:id="0" w:author="Jean-Marc Wyss" w:date="2026-09-02T16:16:00Z" w16du:dateUtc="2026-09-02T14:16:00Z">
        <w:r w:rsidR="00DF6D5E">
          <w:rPr>
            <w:b/>
            <w:bCs/>
            <w:lang w:val="en-GB"/>
          </w:rPr>
          <w:t>a</w:t>
        </w:r>
      </w:ins>
      <w:commentRangeStart w:id="1"/>
      <w:del w:id="2" w:author="Jean-Marc Wyss" w:date="2026-09-02T16:16:00Z" w16du:dateUtc="2026-09-02T14:16:00Z">
        <w:r w:rsidR="001E4AD5" w:rsidDel="00DF6D5E">
          <w:rPr>
            <w:b/>
            <w:bCs/>
            <w:lang w:val="en-GB"/>
          </w:rPr>
          <w:delText>k</w:delText>
        </w:r>
      </w:del>
      <w:r w:rsidR="001E4AD5">
        <w:rPr>
          <w:b/>
          <w:bCs/>
          <w:lang w:val="en-GB"/>
        </w:rPr>
        <w:t>i</w:t>
      </w:r>
      <w:r w:rsidRPr="00B527C2">
        <w:rPr>
          <w:b/>
          <w:bCs/>
          <w:lang w:val="en-GB"/>
        </w:rPr>
        <w:t>-pedia</w:t>
      </w:r>
      <w:commentRangeEnd w:id="1"/>
      <w:r w:rsidR="001E4AD5" w:rsidRPr="00B527C2">
        <w:rPr>
          <w:rStyle w:val="Kommentarzeichen"/>
          <w:b/>
          <w:bCs/>
          <w:sz w:val="32"/>
          <w:szCs w:val="32"/>
          <w:lang w:val="en-GB"/>
        </w:rPr>
        <w:commentReference w:id="1"/>
      </w:r>
      <w:r w:rsidRPr="00B527C2">
        <w:rPr>
          <w:b/>
          <w:bCs/>
          <w:lang w:val="en-GB"/>
        </w:rPr>
        <w:t>?</w:t>
      </w:r>
    </w:p>
    <w:p w14:paraId="3302D31F" w14:textId="1B37CCCD" w:rsidR="00C22AC0" w:rsidRPr="00B527C2" w:rsidRDefault="001D2513">
      <w:pPr>
        <w:spacing w:after="200"/>
        <w:rPr>
          <w:lang w:val="en-GB"/>
        </w:rPr>
      </w:pPr>
      <w:r>
        <w:rPr>
          <w:lang w:val="en-GB"/>
        </w:rPr>
        <w:t>Wikipedia is often the first point of reference for children aged 11 to 14 working on presentations, projects or school assignments</w:t>
      </w:r>
      <w:r w:rsidR="001E4AD5">
        <w:rPr>
          <w:lang w:val="en-GB"/>
        </w:rPr>
        <w:t xml:space="preserve">. Unfortunately, </w:t>
      </w:r>
      <w:r w:rsidRPr="00B527C2">
        <w:rPr>
          <w:lang w:val="en-GB"/>
        </w:rPr>
        <w:t xml:space="preserve">Wikipedia articles </w:t>
      </w:r>
      <w:r w:rsidR="001E4AD5">
        <w:rPr>
          <w:lang w:val="en-GB"/>
        </w:rPr>
        <w:t xml:space="preserve">are </w:t>
      </w:r>
      <w:r>
        <w:rPr>
          <w:lang w:val="en-GB"/>
        </w:rPr>
        <w:t xml:space="preserve">often </w:t>
      </w:r>
      <w:r w:rsidRPr="00B527C2">
        <w:rPr>
          <w:lang w:val="en-GB"/>
        </w:rPr>
        <w:t xml:space="preserve">so extensive, detailed, and linguistically demanding that they massively exceed </w:t>
      </w:r>
      <w:r w:rsidR="001E4AD5">
        <w:rPr>
          <w:lang w:val="en-GB"/>
        </w:rPr>
        <w:t>the children’s</w:t>
      </w:r>
      <w:r w:rsidRPr="00B527C2">
        <w:rPr>
          <w:lang w:val="en-GB"/>
        </w:rPr>
        <w:t xml:space="preserve"> reading abilities. </w:t>
      </w:r>
      <w:r>
        <w:rPr>
          <w:lang w:val="en-GB"/>
        </w:rPr>
        <w:t>This is particularly true for the best and most</w:t>
      </w:r>
      <w:r w:rsidRPr="00B527C2">
        <w:rPr>
          <w:lang w:val="en-GB"/>
        </w:rPr>
        <w:t xml:space="preserve"> carefully organized articles.</w:t>
      </w:r>
    </w:p>
    <w:p w14:paraId="0E6A2AF9" w14:textId="116B5E2C" w:rsidR="00C22AC0" w:rsidRPr="00B527C2" w:rsidRDefault="001E4AD5">
      <w:pPr>
        <w:spacing w:after="200"/>
        <w:rPr>
          <w:lang w:val="en-GB"/>
        </w:rPr>
      </w:pPr>
      <w:r>
        <w:rPr>
          <w:lang w:val="en-GB"/>
        </w:rPr>
        <w:t>Cue</w:t>
      </w:r>
      <w:r w:rsidRPr="00B527C2">
        <w:rPr>
          <w:lang w:val="en-GB"/>
        </w:rPr>
        <w:t xml:space="preserve"> </w:t>
      </w:r>
      <w:ins w:id="3" w:author="Jean-Marc Wyss" w:date="2026-09-02T16:16:00Z" w16du:dateUtc="2026-09-02T14:16:00Z">
        <w:r w:rsidR="00DF6D5E">
          <w:rPr>
            <w:lang w:val="en-GB"/>
          </w:rPr>
          <w:t>ai</w:t>
        </w:r>
      </w:ins>
      <w:del w:id="4" w:author="Jean-Marc Wyss" w:date="2026-09-02T16:16:00Z" w16du:dateUtc="2026-09-02T14:16:00Z">
        <w:r w:rsidR="006D6C8E" w:rsidDel="00DF6D5E">
          <w:rPr>
            <w:lang w:val="en-GB"/>
          </w:rPr>
          <w:delText>ki</w:delText>
        </w:r>
      </w:del>
      <w:r w:rsidR="006D6C8E">
        <w:rPr>
          <w:lang w:val="en-GB"/>
        </w:rPr>
        <w:t>-pedia</w:t>
      </w:r>
      <w:r>
        <w:rPr>
          <w:lang w:val="en-GB"/>
        </w:rPr>
        <w:t>.</w:t>
      </w:r>
      <w:r w:rsidRPr="00B527C2">
        <w:rPr>
          <w:lang w:val="en-GB"/>
        </w:rPr>
        <w:t xml:space="preserve"> </w:t>
      </w:r>
      <w:r w:rsidR="001D2513">
        <w:rPr>
          <w:lang w:val="en-GB"/>
        </w:rPr>
        <w:t>T</w:t>
      </w:r>
      <w:r w:rsidRPr="00B527C2">
        <w:rPr>
          <w:lang w:val="en-GB"/>
        </w:rPr>
        <w:t>he platform uses artificial intelligence to convert any Wikipedia article into simpler, easier-to-understand language which adds tremendous value to high</w:t>
      </w:r>
      <w:r>
        <w:rPr>
          <w:lang w:val="en-GB"/>
        </w:rPr>
        <w:t xml:space="preserve"> </w:t>
      </w:r>
      <w:r w:rsidRPr="00B527C2">
        <w:rPr>
          <w:lang w:val="en-GB"/>
        </w:rPr>
        <w:t>quality articles.</w:t>
      </w:r>
    </w:p>
    <w:p w14:paraId="19FF5CB7" w14:textId="7940FFD3" w:rsidR="00C22AC0" w:rsidRPr="00B527C2" w:rsidRDefault="001D2513">
      <w:pPr>
        <w:spacing w:after="200"/>
        <w:rPr>
          <w:lang w:val="en-GB"/>
        </w:rPr>
      </w:pPr>
      <w:r>
        <w:rPr>
          <w:lang w:val="en-GB"/>
        </w:rPr>
        <w:t xml:space="preserve">The </w:t>
      </w:r>
      <w:r w:rsidRPr="00B527C2">
        <w:rPr>
          <w:lang w:val="en-GB"/>
        </w:rPr>
        <w:t xml:space="preserve">web application </w:t>
      </w:r>
      <w:r>
        <w:rPr>
          <w:lang w:val="en-GB"/>
        </w:rPr>
        <w:t xml:space="preserve">also </w:t>
      </w:r>
      <w:r w:rsidRPr="00B527C2">
        <w:rPr>
          <w:lang w:val="en-GB"/>
        </w:rPr>
        <w:t xml:space="preserve">offers an intelligent reading assistant that lets </w:t>
      </w:r>
      <w:r w:rsidR="00F85627">
        <w:rPr>
          <w:lang w:val="en-GB"/>
        </w:rPr>
        <w:t>students</w:t>
      </w:r>
      <w:r w:rsidR="00F85627" w:rsidRPr="00B527C2">
        <w:rPr>
          <w:lang w:val="en-GB"/>
        </w:rPr>
        <w:t xml:space="preserve"> </w:t>
      </w:r>
      <w:r w:rsidRPr="00B527C2">
        <w:rPr>
          <w:lang w:val="en-GB"/>
        </w:rPr>
        <w:t>ask targeted questions about the text.</w:t>
      </w:r>
    </w:p>
    <w:p w14:paraId="74948C2E" w14:textId="77777777" w:rsidR="00C22AC0" w:rsidRPr="00B527C2" w:rsidRDefault="00000000">
      <w:pPr>
        <w:pStyle w:val="berschrift1"/>
        <w:spacing w:before="240" w:after="120"/>
        <w:rPr>
          <w:lang w:val="en-GB"/>
        </w:rPr>
      </w:pPr>
      <w:r w:rsidRPr="00B527C2">
        <w:rPr>
          <w:b/>
          <w:bCs/>
          <w:lang w:val="en-GB"/>
        </w:rPr>
        <w:t>The text-simplification assistant</w:t>
      </w:r>
    </w:p>
    <w:p w14:paraId="01D2A74B" w14:textId="77777777" w:rsidR="00C22AC0" w:rsidRPr="00B527C2" w:rsidRDefault="00000000">
      <w:pPr>
        <w:spacing w:after="200"/>
        <w:rPr>
          <w:lang w:val="en-GB"/>
        </w:rPr>
      </w:pPr>
      <w:r w:rsidRPr="00B527C2">
        <w:rPr>
          <w:noProof/>
          <w:lang w:val="en-GB"/>
        </w:rPr>
        <w:drawing>
          <wp:inline distT="0" distB="0" distL="0" distR="0" wp14:anchorId="4C5A33FD" wp14:editId="3B8959E3">
            <wp:extent cx="685800" cy="5810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581025"/>
                    </a:xfrm>
                    <a:prstGeom prst="rect">
                      <a:avLst/>
                    </a:prstGeom>
                  </pic:spPr>
                </pic:pic>
              </a:graphicData>
            </a:graphic>
          </wp:inline>
        </w:drawing>
      </w:r>
    </w:p>
    <w:p w14:paraId="09688EFD" w14:textId="114560CF" w:rsidR="00C22AC0" w:rsidRPr="00B527C2" w:rsidRDefault="00000000">
      <w:pPr>
        <w:spacing w:after="200"/>
        <w:rPr>
          <w:lang w:val="en-GB"/>
        </w:rPr>
      </w:pPr>
      <w:r w:rsidRPr="00B527C2">
        <w:rPr>
          <w:lang w:val="en-GB"/>
        </w:rPr>
        <w:t xml:space="preserve">When </w:t>
      </w:r>
      <w:r w:rsidR="00F85627">
        <w:rPr>
          <w:lang w:val="en-GB"/>
        </w:rPr>
        <w:t>a student</w:t>
      </w:r>
      <w:r w:rsidR="00F85627" w:rsidRPr="00B527C2">
        <w:rPr>
          <w:lang w:val="en-GB"/>
        </w:rPr>
        <w:t xml:space="preserve"> </w:t>
      </w:r>
      <w:r w:rsidRPr="00B527C2">
        <w:rPr>
          <w:lang w:val="en-GB"/>
        </w:rPr>
        <w:t>click</w:t>
      </w:r>
      <w:r w:rsidR="00F85627">
        <w:rPr>
          <w:lang w:val="en-GB"/>
        </w:rPr>
        <w:t>s</w:t>
      </w:r>
      <w:r w:rsidRPr="00B527C2">
        <w:rPr>
          <w:lang w:val="en-GB"/>
        </w:rPr>
        <w:t xml:space="preserve"> the “Simplify text” icon, </w:t>
      </w:r>
      <w:ins w:id="5" w:author="Jean-Marc Wyss" w:date="2026-09-02T16:16:00Z" w16du:dateUtc="2026-09-02T14:16:00Z">
        <w:r w:rsidR="00DF6D5E">
          <w:rPr>
            <w:lang w:val="en-GB"/>
          </w:rPr>
          <w:t>a</w:t>
        </w:r>
      </w:ins>
      <w:del w:id="6" w:author="Jean-Marc Wyss" w:date="2026-09-02T16:16:00Z" w16du:dateUtc="2026-09-02T14:16:00Z">
        <w:r w:rsidR="006D6C8E" w:rsidDel="00DF6D5E">
          <w:rPr>
            <w:lang w:val="en-GB"/>
          </w:rPr>
          <w:delText>k</w:delText>
        </w:r>
      </w:del>
      <w:r w:rsidR="006D6C8E">
        <w:rPr>
          <w:lang w:val="en-GB"/>
        </w:rPr>
        <w:t>i</w:t>
      </w:r>
      <w:r w:rsidRPr="00B527C2">
        <w:rPr>
          <w:lang w:val="en-GB"/>
        </w:rPr>
        <w:t xml:space="preserve">-pedia creates a simpler version of the content based on the original Wikipedia article. </w:t>
      </w:r>
      <w:ins w:id="7" w:author="Jean-Marc Wyss" w:date="2026-09-02T16:16:00Z" w16du:dateUtc="2026-09-02T14:16:00Z">
        <w:r w:rsidR="00DF6D5E">
          <w:rPr>
            <w:lang w:val="en-GB"/>
          </w:rPr>
          <w:t>a</w:t>
        </w:r>
      </w:ins>
      <w:del w:id="8" w:author="Jean-Marc Wyss" w:date="2026-09-02T16:16:00Z" w16du:dateUtc="2026-09-02T14:16:00Z">
        <w:r w:rsidR="006D6C8E" w:rsidDel="00DF6D5E">
          <w:rPr>
            <w:lang w:val="en-GB"/>
          </w:rPr>
          <w:delText>k</w:delText>
        </w:r>
      </w:del>
      <w:r w:rsidR="006D6C8E">
        <w:rPr>
          <w:lang w:val="en-GB"/>
        </w:rPr>
        <w:t>i-pedia</w:t>
      </w:r>
      <w:r w:rsidRPr="00B527C2">
        <w:rPr>
          <w:lang w:val="en-GB"/>
        </w:rPr>
        <w:t xml:space="preserve"> does not modify the text “arbitrarily,” but </w:t>
      </w:r>
      <w:r w:rsidR="001D2513">
        <w:rPr>
          <w:lang w:val="en-GB"/>
        </w:rPr>
        <w:t xml:space="preserve">instead </w:t>
      </w:r>
      <w:r w:rsidRPr="00B527C2">
        <w:rPr>
          <w:lang w:val="en-GB"/>
        </w:rPr>
        <w:t>offers two active processing options.</w:t>
      </w:r>
    </w:p>
    <w:p w14:paraId="0B422FDF" w14:textId="55A87275" w:rsidR="00C22AC0" w:rsidRPr="00B527C2" w:rsidRDefault="001D2513">
      <w:pPr>
        <w:spacing w:after="200"/>
        <w:rPr>
          <w:lang w:val="en-GB"/>
        </w:rPr>
      </w:pPr>
      <w:r>
        <w:rPr>
          <w:lang w:val="en-GB"/>
        </w:rPr>
        <w:t>The</w:t>
      </w:r>
      <w:r w:rsidRPr="00B527C2">
        <w:rPr>
          <w:lang w:val="en-GB"/>
        </w:rPr>
        <w:t xml:space="preserve"> first option (“By school grade”), </w:t>
      </w:r>
      <w:r>
        <w:rPr>
          <w:lang w:val="en-GB"/>
        </w:rPr>
        <w:t xml:space="preserve">adapts </w:t>
      </w:r>
      <w:r w:rsidRPr="00B527C2">
        <w:rPr>
          <w:lang w:val="en-GB"/>
        </w:rPr>
        <w:t xml:space="preserve">the length and the language </w:t>
      </w:r>
      <w:r>
        <w:rPr>
          <w:lang w:val="en-GB"/>
        </w:rPr>
        <w:t xml:space="preserve">of the text to the chosen </w:t>
      </w:r>
      <w:r w:rsidRPr="00B527C2">
        <w:rPr>
          <w:lang w:val="en-GB"/>
        </w:rPr>
        <w:t xml:space="preserve">grade. For each grade, three different levels let </w:t>
      </w:r>
      <w:r w:rsidR="00F85627">
        <w:rPr>
          <w:lang w:val="en-GB"/>
        </w:rPr>
        <w:t>the student</w:t>
      </w:r>
      <w:r w:rsidR="00F85627" w:rsidRPr="00B527C2">
        <w:rPr>
          <w:lang w:val="en-GB"/>
        </w:rPr>
        <w:t xml:space="preserve"> </w:t>
      </w:r>
      <w:r w:rsidRPr="00B527C2">
        <w:rPr>
          <w:lang w:val="en-GB"/>
        </w:rPr>
        <w:t>choose how much the text is shortened and simplified. Since the focus here is on a compact summary, the article</w:t>
      </w:r>
      <w:r w:rsidR="00746054">
        <w:rPr>
          <w:lang w:val="en-GB"/>
        </w:rPr>
        <w:t>’</w:t>
      </w:r>
      <w:r w:rsidRPr="00B527C2">
        <w:rPr>
          <w:lang w:val="en-GB"/>
        </w:rPr>
        <w:t>s original table of contents is not included.</w:t>
      </w:r>
    </w:p>
    <w:p w14:paraId="05332BB6" w14:textId="38D1FC1B" w:rsidR="00C22AC0" w:rsidRPr="00B527C2" w:rsidRDefault="00000000">
      <w:pPr>
        <w:spacing w:after="200"/>
        <w:rPr>
          <w:lang w:val="en-GB"/>
        </w:rPr>
      </w:pPr>
      <w:r w:rsidRPr="00B527C2">
        <w:rPr>
          <w:lang w:val="en-GB"/>
        </w:rPr>
        <w:t xml:space="preserve">In the simplified view, </w:t>
      </w:r>
      <w:ins w:id="9" w:author="Jean-Marc Wyss" w:date="2026-09-02T16:16:00Z" w16du:dateUtc="2026-09-02T14:16:00Z">
        <w:r w:rsidR="00DF6D5E">
          <w:rPr>
            <w:lang w:val="en-GB"/>
          </w:rPr>
          <w:t>a</w:t>
        </w:r>
      </w:ins>
      <w:del w:id="10" w:author="Jean-Marc Wyss" w:date="2026-09-02T16:16:00Z" w16du:dateUtc="2026-09-02T14:16:00Z">
        <w:r w:rsidR="006D6C8E" w:rsidDel="00DF6D5E">
          <w:rPr>
            <w:lang w:val="en-GB"/>
          </w:rPr>
          <w:delText>k</w:delText>
        </w:r>
      </w:del>
      <w:r w:rsidR="006D6C8E">
        <w:rPr>
          <w:lang w:val="en-GB"/>
        </w:rPr>
        <w:t>i-pedia</w:t>
      </w:r>
      <w:r w:rsidRPr="00B527C2">
        <w:rPr>
          <w:lang w:val="en-GB"/>
        </w:rPr>
        <w:t xml:space="preserve"> offers two practical comprehension aids. </w:t>
      </w:r>
      <w:r w:rsidR="004A0C83">
        <w:rPr>
          <w:lang w:val="en-GB"/>
        </w:rPr>
        <w:t xml:space="preserve">To quickly check understanding, </w:t>
      </w:r>
      <w:r w:rsidR="00F85627">
        <w:rPr>
          <w:lang w:val="en-GB"/>
        </w:rPr>
        <w:t>students</w:t>
      </w:r>
      <w:r w:rsidR="004A0C83">
        <w:rPr>
          <w:lang w:val="en-GB"/>
        </w:rPr>
        <w:t xml:space="preserve"> can click </w:t>
      </w:r>
      <w:r w:rsidR="00746054">
        <w:rPr>
          <w:lang w:val="en-GB"/>
        </w:rPr>
        <w:t xml:space="preserve">either </w:t>
      </w:r>
      <w:r w:rsidRPr="00B527C2">
        <w:rPr>
          <w:lang w:val="en-GB"/>
        </w:rPr>
        <w:t xml:space="preserve">“Quiz” </w:t>
      </w:r>
      <w:r w:rsidR="004A0C83">
        <w:rPr>
          <w:lang w:val="en-GB"/>
        </w:rPr>
        <w:t xml:space="preserve">to answer </w:t>
      </w:r>
      <w:r w:rsidRPr="00B527C2">
        <w:rPr>
          <w:lang w:val="en-GB"/>
        </w:rPr>
        <w:t>a few questions about the text</w:t>
      </w:r>
      <w:r w:rsidR="004A0C83">
        <w:rPr>
          <w:lang w:val="en-GB"/>
        </w:rPr>
        <w:t xml:space="preserve"> </w:t>
      </w:r>
      <w:r w:rsidR="00746054">
        <w:rPr>
          <w:lang w:val="en-GB"/>
        </w:rPr>
        <w:t>or</w:t>
      </w:r>
      <w:r w:rsidR="004A0C83">
        <w:rPr>
          <w:lang w:val="en-GB"/>
        </w:rPr>
        <w:t xml:space="preserve"> </w:t>
      </w:r>
      <w:r w:rsidRPr="00B527C2">
        <w:rPr>
          <w:lang w:val="en-GB"/>
        </w:rPr>
        <w:t xml:space="preserve">“Key terms” </w:t>
      </w:r>
      <w:r w:rsidR="00746054">
        <w:rPr>
          <w:lang w:val="en-GB"/>
        </w:rPr>
        <w:t>to display a</w:t>
      </w:r>
      <w:r w:rsidRPr="00B527C2">
        <w:rPr>
          <w:lang w:val="en-GB"/>
        </w:rPr>
        <w:t xml:space="preserve"> glossary </w:t>
      </w:r>
      <w:r w:rsidR="00746054">
        <w:rPr>
          <w:lang w:val="en-GB"/>
        </w:rPr>
        <w:t>with</w:t>
      </w:r>
      <w:r w:rsidR="00746054" w:rsidRPr="00B527C2">
        <w:rPr>
          <w:lang w:val="en-GB"/>
        </w:rPr>
        <w:t xml:space="preserve"> </w:t>
      </w:r>
      <w:r w:rsidRPr="00B527C2">
        <w:rPr>
          <w:lang w:val="en-GB"/>
        </w:rPr>
        <w:t>brief explanations of essential keywords.</w:t>
      </w:r>
    </w:p>
    <w:p w14:paraId="1720A80F" w14:textId="2469309C" w:rsidR="00C22AC0" w:rsidRPr="00B527C2" w:rsidRDefault="00000000">
      <w:pPr>
        <w:spacing w:after="200"/>
        <w:rPr>
          <w:lang w:val="en-GB"/>
        </w:rPr>
      </w:pPr>
      <w:r w:rsidRPr="00B527C2">
        <w:rPr>
          <w:lang w:val="en-GB"/>
        </w:rPr>
        <w:t>Both features encourage deeper engagement with the content as well as independent, active work with the text. The original remains accessible at any time</w:t>
      </w:r>
      <w:r w:rsidR="004A0C83">
        <w:rPr>
          <w:lang w:val="en-GB"/>
        </w:rPr>
        <w:t>.</w:t>
      </w:r>
      <w:r w:rsidRPr="00B527C2">
        <w:rPr>
          <w:lang w:val="en-GB"/>
        </w:rPr>
        <w:t xml:space="preserve"> </w:t>
      </w:r>
      <w:r w:rsidR="004A0C83">
        <w:rPr>
          <w:lang w:val="en-GB"/>
        </w:rPr>
        <w:t xml:space="preserve">Click </w:t>
      </w:r>
      <w:r w:rsidRPr="00B527C2">
        <w:rPr>
          <w:lang w:val="en-GB"/>
        </w:rPr>
        <w:t xml:space="preserve">“Show original article” </w:t>
      </w:r>
      <w:r w:rsidR="004A0C83">
        <w:rPr>
          <w:lang w:val="en-GB"/>
        </w:rPr>
        <w:t xml:space="preserve">to </w:t>
      </w:r>
      <w:r w:rsidRPr="00B527C2">
        <w:rPr>
          <w:lang w:val="en-GB"/>
        </w:rPr>
        <w:t xml:space="preserve">open it within </w:t>
      </w:r>
      <w:ins w:id="11" w:author="Jean-Marc Wyss" w:date="2026-09-02T16:17:00Z" w16du:dateUtc="2026-09-02T14:17:00Z">
        <w:r w:rsidR="00DF6D5E">
          <w:rPr>
            <w:lang w:val="en-GB"/>
          </w:rPr>
          <w:t>a</w:t>
        </w:r>
      </w:ins>
      <w:del w:id="12" w:author="Jean-Marc Wyss" w:date="2026-09-02T16:17:00Z" w16du:dateUtc="2026-09-02T14:17:00Z">
        <w:r w:rsidR="006D6C8E" w:rsidDel="00DF6D5E">
          <w:rPr>
            <w:lang w:val="en-GB"/>
          </w:rPr>
          <w:delText>k</w:delText>
        </w:r>
      </w:del>
      <w:r w:rsidR="006D6C8E">
        <w:rPr>
          <w:lang w:val="en-GB"/>
        </w:rPr>
        <w:t>i-pedia</w:t>
      </w:r>
      <w:r w:rsidR="004A0C83">
        <w:rPr>
          <w:lang w:val="en-GB"/>
        </w:rPr>
        <w:t xml:space="preserve"> or </w:t>
      </w:r>
      <w:r w:rsidRPr="00B527C2">
        <w:rPr>
          <w:lang w:val="en-GB"/>
        </w:rPr>
        <w:t xml:space="preserve">“View on Wikipedia” </w:t>
      </w:r>
      <w:r w:rsidR="004A0C83">
        <w:rPr>
          <w:lang w:val="en-GB"/>
        </w:rPr>
        <w:t xml:space="preserve">to view the article </w:t>
      </w:r>
      <w:r w:rsidRPr="00B527C2">
        <w:rPr>
          <w:lang w:val="en-GB"/>
        </w:rPr>
        <w:t>directly on Wikipedia</w:t>
      </w:r>
      <w:r w:rsidR="00F85627">
        <w:rPr>
          <w:lang w:val="en-GB"/>
        </w:rPr>
        <w:t>.</w:t>
      </w:r>
    </w:p>
    <w:p w14:paraId="5ADC0A33" w14:textId="3487DA69" w:rsidR="00C22AC0" w:rsidRPr="00B527C2" w:rsidRDefault="00000000">
      <w:pPr>
        <w:spacing w:after="200"/>
        <w:rPr>
          <w:lang w:val="en-GB"/>
        </w:rPr>
      </w:pPr>
      <w:r w:rsidRPr="00B527C2">
        <w:rPr>
          <w:lang w:val="en-GB"/>
        </w:rPr>
        <w:t xml:space="preserve">The second option (“By language level”) adapts the content by language proficiency </w:t>
      </w:r>
      <w:r w:rsidR="004A0C83">
        <w:rPr>
          <w:lang w:val="en-GB"/>
        </w:rPr>
        <w:t>but maintains</w:t>
      </w:r>
      <w:r w:rsidRPr="00B527C2">
        <w:rPr>
          <w:lang w:val="en-GB"/>
        </w:rPr>
        <w:t xml:space="preserve"> the article</w:t>
      </w:r>
      <w:r w:rsidR="00746054">
        <w:rPr>
          <w:lang w:val="en-GB"/>
        </w:rPr>
        <w:t>’</w:t>
      </w:r>
      <w:r w:rsidRPr="00B527C2">
        <w:rPr>
          <w:lang w:val="en-GB"/>
        </w:rPr>
        <w:t>s structure</w:t>
      </w:r>
      <w:r w:rsidR="004A0C83">
        <w:rPr>
          <w:lang w:val="en-GB"/>
        </w:rPr>
        <w:t xml:space="preserve"> </w:t>
      </w:r>
      <w:r w:rsidR="00F85627">
        <w:rPr>
          <w:lang w:val="en-GB"/>
        </w:rPr>
        <w:t>so</w:t>
      </w:r>
      <w:r w:rsidR="004A0C83">
        <w:rPr>
          <w:lang w:val="en-GB"/>
        </w:rPr>
        <w:t xml:space="preserve"> that</w:t>
      </w:r>
      <w:r w:rsidRPr="00B527C2">
        <w:rPr>
          <w:lang w:val="en-GB"/>
        </w:rPr>
        <w:t xml:space="preserve"> the chapters in the table of contents remain in the same order. </w:t>
      </w:r>
      <w:r w:rsidR="00746054">
        <w:rPr>
          <w:lang w:val="en-GB"/>
        </w:rPr>
        <w:t>However, s</w:t>
      </w:r>
      <w:r w:rsidRPr="00B527C2">
        <w:rPr>
          <w:lang w:val="en-GB"/>
        </w:rPr>
        <w:t xml:space="preserve">ince the language is simplified, </w:t>
      </w:r>
      <w:r w:rsidR="00746054">
        <w:rPr>
          <w:lang w:val="en-GB"/>
        </w:rPr>
        <w:t xml:space="preserve">the </w:t>
      </w:r>
      <w:r w:rsidRPr="00B527C2">
        <w:rPr>
          <w:lang w:val="en-GB"/>
        </w:rPr>
        <w:t xml:space="preserve">chapter titles may change. Simplifying the </w:t>
      </w:r>
      <w:r w:rsidR="00E256BF">
        <w:rPr>
          <w:lang w:val="en-GB"/>
        </w:rPr>
        <w:t xml:space="preserve">grammar and sentence structure </w:t>
      </w:r>
      <w:r w:rsidRPr="00B527C2">
        <w:rPr>
          <w:lang w:val="en-GB"/>
        </w:rPr>
        <w:t xml:space="preserve">further lightens the text, which </w:t>
      </w:r>
      <w:r w:rsidR="00F85627">
        <w:rPr>
          <w:lang w:val="en-GB"/>
        </w:rPr>
        <w:t>also helps</w:t>
      </w:r>
      <w:r w:rsidRPr="00B527C2">
        <w:rPr>
          <w:lang w:val="en-GB"/>
        </w:rPr>
        <w:t xml:space="preserve"> students.</w:t>
      </w:r>
    </w:p>
    <w:p w14:paraId="4680316A" w14:textId="77777777" w:rsidR="00C22AC0" w:rsidRPr="00B527C2" w:rsidRDefault="00000000">
      <w:pPr>
        <w:pStyle w:val="berschrift1"/>
        <w:spacing w:before="240" w:after="120"/>
        <w:rPr>
          <w:lang w:val="en-GB"/>
        </w:rPr>
      </w:pPr>
      <w:r w:rsidRPr="00B527C2">
        <w:rPr>
          <w:b/>
          <w:bCs/>
          <w:lang w:val="en-GB"/>
        </w:rPr>
        <w:t>The reading assistant for asking questions</w:t>
      </w:r>
    </w:p>
    <w:p w14:paraId="3EF47A70" w14:textId="77777777" w:rsidR="00C22AC0" w:rsidRPr="00B527C2" w:rsidRDefault="00000000">
      <w:pPr>
        <w:spacing w:after="200"/>
        <w:rPr>
          <w:lang w:val="en-GB"/>
        </w:rPr>
      </w:pPr>
      <w:r w:rsidRPr="00B527C2">
        <w:rPr>
          <w:noProof/>
          <w:lang w:val="en-GB"/>
        </w:rPr>
        <w:drawing>
          <wp:inline distT="0" distB="0" distL="0" distR="0" wp14:anchorId="1F4A1F4D" wp14:editId="799F8B89">
            <wp:extent cx="685800" cy="590550"/>
            <wp:effectExtent l="0" t="0" r="0" b="0"/>
            <wp:docPr id="967427599" name="Grafik 96742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590550"/>
                    </a:xfrm>
                    <a:prstGeom prst="rect">
                      <a:avLst/>
                    </a:prstGeom>
                  </pic:spPr>
                </pic:pic>
              </a:graphicData>
            </a:graphic>
          </wp:inline>
        </w:drawing>
      </w:r>
    </w:p>
    <w:p w14:paraId="4409E6BD" w14:textId="23E11EC2" w:rsidR="00C22AC0" w:rsidRPr="00B527C2" w:rsidRDefault="00000000">
      <w:pPr>
        <w:spacing w:after="200"/>
        <w:rPr>
          <w:lang w:val="en-GB"/>
        </w:rPr>
      </w:pPr>
      <w:r w:rsidRPr="00B527C2">
        <w:rPr>
          <w:lang w:val="en-GB"/>
        </w:rPr>
        <w:t xml:space="preserve">With the “Ask questions” icon, </w:t>
      </w:r>
      <w:ins w:id="13" w:author="Jean-Marc Wyss" w:date="2026-09-02T16:17:00Z" w16du:dateUtc="2026-09-02T14:17:00Z">
        <w:r w:rsidR="00DF6D5E">
          <w:rPr>
            <w:lang w:val="en-GB"/>
          </w:rPr>
          <w:t>a</w:t>
        </w:r>
      </w:ins>
      <w:del w:id="14" w:author="Jean-Marc Wyss" w:date="2026-09-02T16:17:00Z" w16du:dateUtc="2026-09-02T14:17:00Z">
        <w:r w:rsidR="006D6C8E" w:rsidDel="00DF6D5E">
          <w:rPr>
            <w:lang w:val="en-GB"/>
          </w:rPr>
          <w:delText>k</w:delText>
        </w:r>
      </w:del>
      <w:r w:rsidR="006D6C8E">
        <w:rPr>
          <w:lang w:val="en-GB"/>
        </w:rPr>
        <w:t>i-pedia</w:t>
      </w:r>
      <w:r w:rsidRPr="00B527C2">
        <w:rPr>
          <w:lang w:val="en-GB"/>
        </w:rPr>
        <w:t xml:space="preserve"> also offers an intelligent reading assistant. Rather than laboriously scanning a long text for a specific detail, </w:t>
      </w:r>
      <w:r w:rsidR="00F85627">
        <w:rPr>
          <w:lang w:val="en-GB"/>
        </w:rPr>
        <w:t>students</w:t>
      </w:r>
      <w:r w:rsidR="00F85627" w:rsidRPr="00B527C2">
        <w:rPr>
          <w:lang w:val="en-GB"/>
        </w:rPr>
        <w:t xml:space="preserve"> </w:t>
      </w:r>
      <w:r w:rsidRPr="00B527C2">
        <w:rPr>
          <w:lang w:val="en-GB"/>
        </w:rPr>
        <w:t xml:space="preserve">can ask the AI targeted questions. There is an important technical limitation here that makes </w:t>
      </w:r>
      <w:ins w:id="15" w:author="Jean-Marc Wyss" w:date="2026-09-02T16:17:00Z" w16du:dateUtc="2026-09-02T14:17:00Z">
        <w:r w:rsidR="00DF6D5E">
          <w:rPr>
            <w:lang w:val="en-GB"/>
          </w:rPr>
          <w:t>a</w:t>
        </w:r>
      </w:ins>
      <w:del w:id="16" w:author="Jean-Marc Wyss" w:date="2026-09-02T16:17:00Z" w16du:dateUtc="2026-09-02T14:17:00Z">
        <w:r w:rsidR="006D6C8E" w:rsidDel="00DF6D5E">
          <w:rPr>
            <w:lang w:val="en-GB"/>
          </w:rPr>
          <w:delText>k</w:delText>
        </w:r>
      </w:del>
      <w:r w:rsidR="006D6C8E">
        <w:rPr>
          <w:lang w:val="en-GB"/>
        </w:rPr>
        <w:t>i-pedia</w:t>
      </w:r>
      <w:r w:rsidRPr="00B527C2">
        <w:rPr>
          <w:lang w:val="en-GB"/>
        </w:rPr>
        <w:t xml:space="preserve"> particularly reliable: the AI</w:t>
      </w:r>
      <w:r w:rsidR="005B0DC5">
        <w:rPr>
          <w:lang w:val="en-GB"/>
        </w:rPr>
        <w:t xml:space="preserve"> </w:t>
      </w:r>
      <w:r w:rsidR="005B0DC5" w:rsidRPr="000A670F">
        <w:rPr>
          <w:u w:val="single"/>
          <w:lang w:val="en-GB"/>
        </w:rPr>
        <w:t>only</w:t>
      </w:r>
      <w:r w:rsidRPr="00B527C2">
        <w:rPr>
          <w:lang w:val="en-GB"/>
        </w:rPr>
        <w:t xml:space="preserve"> searches within the text of the selected article. It does not search for information elsewhere on the internet and </w:t>
      </w:r>
      <w:r w:rsidR="004A0C83">
        <w:rPr>
          <w:lang w:val="en-GB"/>
        </w:rPr>
        <w:t xml:space="preserve">it </w:t>
      </w:r>
      <w:r w:rsidRPr="00B527C2">
        <w:rPr>
          <w:lang w:val="en-GB"/>
        </w:rPr>
        <w:t>does not invent any facts (the well-known “hallucination” phenomenon).</w:t>
      </w:r>
    </w:p>
    <w:p w14:paraId="4AE5C883" w14:textId="641240E0" w:rsidR="00C22AC0" w:rsidRPr="00B527C2" w:rsidRDefault="00000000">
      <w:pPr>
        <w:spacing w:after="200"/>
        <w:rPr>
          <w:lang w:val="en-GB"/>
        </w:rPr>
      </w:pPr>
      <w:r w:rsidRPr="00B527C2">
        <w:rPr>
          <w:lang w:val="en-GB"/>
        </w:rPr>
        <w:t xml:space="preserve">When </w:t>
      </w:r>
      <w:r w:rsidR="00F85627">
        <w:rPr>
          <w:lang w:val="en-GB"/>
        </w:rPr>
        <w:t>a student</w:t>
      </w:r>
      <w:r w:rsidR="004A0C83">
        <w:rPr>
          <w:lang w:val="en-GB"/>
        </w:rPr>
        <w:t xml:space="preserve"> ask</w:t>
      </w:r>
      <w:r w:rsidR="00F85627">
        <w:rPr>
          <w:lang w:val="en-GB"/>
        </w:rPr>
        <w:t>s it</w:t>
      </w:r>
      <w:r w:rsidR="004A0C83">
        <w:rPr>
          <w:lang w:val="en-GB"/>
        </w:rPr>
        <w:t xml:space="preserve"> </w:t>
      </w:r>
      <w:r w:rsidRPr="00B527C2">
        <w:rPr>
          <w:lang w:val="en-GB"/>
        </w:rPr>
        <w:t>a question, the sources from the original Wikipedia article on which the information is based are shown directly alongside the search result. References to sources are highlighted in colo</w:t>
      </w:r>
      <w:r w:rsidR="004A0C83">
        <w:rPr>
          <w:lang w:val="en-GB"/>
        </w:rPr>
        <w:t>u</w:t>
      </w:r>
      <w:r w:rsidRPr="00B527C2">
        <w:rPr>
          <w:lang w:val="en-GB"/>
        </w:rPr>
        <w:t>r within the text</w:t>
      </w:r>
      <w:r w:rsidR="00F85627">
        <w:rPr>
          <w:lang w:val="en-GB"/>
        </w:rPr>
        <w:t xml:space="preserve"> and</w:t>
      </w:r>
      <w:r w:rsidR="00F85627" w:rsidRPr="00B527C2">
        <w:rPr>
          <w:lang w:val="en-GB"/>
        </w:rPr>
        <w:t xml:space="preserve"> </w:t>
      </w:r>
      <w:r w:rsidRPr="00B527C2">
        <w:rPr>
          <w:lang w:val="en-GB"/>
        </w:rPr>
        <w:t xml:space="preserve">Wikipedia's original reference numbers </w:t>
      </w:r>
      <w:r w:rsidR="00F85627">
        <w:rPr>
          <w:lang w:val="en-GB"/>
        </w:rPr>
        <w:t>remain</w:t>
      </w:r>
      <w:r w:rsidR="00F85627" w:rsidRPr="00B527C2">
        <w:rPr>
          <w:lang w:val="en-GB"/>
        </w:rPr>
        <w:t xml:space="preserve"> </w:t>
      </w:r>
      <w:r w:rsidRPr="00B527C2">
        <w:rPr>
          <w:lang w:val="en-GB"/>
        </w:rPr>
        <w:t>visible.</w:t>
      </w:r>
    </w:p>
    <w:p w14:paraId="6C4A19FC" w14:textId="29BB9081" w:rsidR="00C22AC0" w:rsidRPr="00B527C2" w:rsidRDefault="00000000">
      <w:pPr>
        <w:spacing w:after="200"/>
        <w:rPr>
          <w:lang w:val="en-GB"/>
        </w:rPr>
      </w:pPr>
      <w:r w:rsidRPr="00B527C2">
        <w:rPr>
          <w:lang w:val="en-GB"/>
        </w:rPr>
        <w:lastRenderedPageBreak/>
        <w:t xml:space="preserve">This makes it possible to see at a glance where a statement comes from and to trace it back to its original source. Instead of blindly trusting </w:t>
      </w:r>
      <w:r w:rsidR="004A0C83">
        <w:rPr>
          <w:lang w:val="en-GB"/>
        </w:rPr>
        <w:t>the</w:t>
      </w:r>
      <w:r w:rsidR="004A0C83" w:rsidRPr="00B527C2">
        <w:rPr>
          <w:lang w:val="en-GB"/>
        </w:rPr>
        <w:t xml:space="preserve"> </w:t>
      </w:r>
      <w:r w:rsidRPr="00B527C2">
        <w:rPr>
          <w:lang w:val="en-GB"/>
        </w:rPr>
        <w:t>AI, students work with Wikipedia</w:t>
      </w:r>
      <w:r w:rsidR="005B0DC5">
        <w:rPr>
          <w:lang w:val="en-GB"/>
        </w:rPr>
        <w:t>’</w:t>
      </w:r>
      <w:r w:rsidRPr="00B527C2">
        <w:rPr>
          <w:lang w:val="en-GB"/>
        </w:rPr>
        <w:t xml:space="preserve">s organized </w:t>
      </w:r>
      <w:r w:rsidRPr="005B0DC5">
        <w:rPr>
          <w:lang w:val="en-GB"/>
        </w:rPr>
        <w:t>body of knowledge</w:t>
      </w:r>
      <w:r w:rsidRPr="00B527C2">
        <w:rPr>
          <w:lang w:val="en-GB"/>
        </w:rPr>
        <w:t xml:space="preserve"> </w:t>
      </w:r>
      <w:r w:rsidR="005B0DC5">
        <w:rPr>
          <w:lang w:val="en-GB"/>
        </w:rPr>
        <w:t>and</w:t>
      </w:r>
      <w:r w:rsidRPr="00B527C2">
        <w:rPr>
          <w:lang w:val="en-GB"/>
        </w:rPr>
        <w:t xml:space="preserve"> learn to ask precise questions of a text that has been </w:t>
      </w:r>
      <w:r w:rsidR="005B0DC5">
        <w:rPr>
          <w:lang w:val="en-GB"/>
        </w:rPr>
        <w:t>checked</w:t>
      </w:r>
      <w:r w:rsidR="005B0DC5" w:rsidRPr="00B527C2">
        <w:rPr>
          <w:lang w:val="en-GB"/>
        </w:rPr>
        <w:t xml:space="preserve"> </w:t>
      </w:r>
      <w:r w:rsidRPr="00B527C2">
        <w:rPr>
          <w:lang w:val="en-GB"/>
        </w:rPr>
        <w:t xml:space="preserve">by </w:t>
      </w:r>
      <w:r w:rsidR="005B0DC5">
        <w:rPr>
          <w:lang w:val="en-GB"/>
        </w:rPr>
        <w:t xml:space="preserve">a </w:t>
      </w:r>
      <w:r w:rsidRPr="00B527C2">
        <w:rPr>
          <w:lang w:val="en-GB"/>
        </w:rPr>
        <w:t>human.</w:t>
      </w:r>
    </w:p>
    <w:p w14:paraId="71D3D4ED" w14:textId="720E4651" w:rsidR="00C22AC0" w:rsidRPr="00B527C2" w:rsidRDefault="00DF6D5E">
      <w:pPr>
        <w:spacing w:after="200"/>
        <w:rPr>
          <w:lang w:val="en-GB"/>
        </w:rPr>
      </w:pPr>
      <w:ins w:id="17" w:author="Jean-Marc Wyss" w:date="2026-09-02T16:17:00Z" w16du:dateUtc="2026-09-02T14:17:00Z">
        <w:r>
          <w:rPr>
            <w:lang w:val="en-GB"/>
          </w:rPr>
          <w:t>a</w:t>
        </w:r>
      </w:ins>
      <w:del w:id="18" w:author="Jean-Marc Wyss" w:date="2026-09-02T16:17:00Z" w16du:dateUtc="2026-09-02T14:17:00Z">
        <w:r w:rsidR="006D6C8E" w:rsidDel="00DF6D5E">
          <w:rPr>
            <w:lang w:val="en-GB"/>
          </w:rPr>
          <w:delText>k</w:delText>
        </w:r>
      </w:del>
      <w:r w:rsidR="006D6C8E">
        <w:rPr>
          <w:lang w:val="en-GB"/>
        </w:rPr>
        <w:t>i-pedia</w:t>
      </w:r>
      <w:r w:rsidR="006D6C8E" w:rsidRPr="00B527C2">
        <w:rPr>
          <w:lang w:val="en-GB"/>
        </w:rPr>
        <w:t xml:space="preserve"> is therefore not a “cheating machine” for producing ready-made presentations, but a modern research tool. </w:t>
      </w:r>
      <w:r w:rsidR="00772072" w:rsidRPr="00772072">
        <w:rPr>
          <w:lang w:val="en-GB"/>
        </w:rPr>
        <w:t xml:space="preserve">It provides teachers with a </w:t>
      </w:r>
      <w:r w:rsidR="00772072">
        <w:rPr>
          <w:lang w:val="en-GB"/>
        </w:rPr>
        <w:t>didactic</w:t>
      </w:r>
      <w:r w:rsidR="00772072" w:rsidRPr="00772072">
        <w:rPr>
          <w:lang w:val="en-GB"/>
        </w:rPr>
        <w:t xml:space="preserve"> framework</w:t>
      </w:r>
      <w:r w:rsidR="006D6C8E" w:rsidRPr="00B527C2">
        <w:rPr>
          <w:lang w:val="en-GB"/>
        </w:rPr>
        <w:t xml:space="preserve"> and helps </w:t>
      </w:r>
      <w:r w:rsidR="00F85627">
        <w:rPr>
          <w:lang w:val="en-GB"/>
        </w:rPr>
        <w:t>students</w:t>
      </w:r>
      <w:r w:rsidR="00F85627" w:rsidRPr="00B527C2">
        <w:rPr>
          <w:lang w:val="en-GB"/>
        </w:rPr>
        <w:t xml:space="preserve"> </w:t>
      </w:r>
      <w:r w:rsidR="006D6C8E" w:rsidRPr="00B527C2">
        <w:rPr>
          <w:lang w:val="en-GB"/>
        </w:rPr>
        <w:t>independently get to grips with complex topics without being defeated by overly complicated texts.</w:t>
      </w:r>
    </w:p>
    <w:p w14:paraId="669C7604" w14:textId="428A32BF" w:rsidR="00C22AC0" w:rsidRPr="00B527C2" w:rsidRDefault="00DF6D5E">
      <w:pPr>
        <w:spacing w:after="200"/>
        <w:rPr>
          <w:lang w:val="en-GB"/>
        </w:rPr>
      </w:pPr>
      <w:ins w:id="19" w:author="Jean-Marc Wyss" w:date="2026-09-02T16:17:00Z" w16du:dateUtc="2026-09-02T14:17:00Z">
        <w:r>
          <w:rPr>
            <w:lang w:val="en-GB"/>
          </w:rPr>
          <w:t>a</w:t>
        </w:r>
      </w:ins>
      <w:del w:id="20" w:author="Jean-Marc Wyss" w:date="2026-09-02T16:17:00Z" w16du:dateUtc="2026-09-02T14:17:00Z">
        <w:r w:rsidR="006D6C8E" w:rsidDel="00DF6D5E">
          <w:rPr>
            <w:lang w:val="en-GB"/>
          </w:rPr>
          <w:delText>k</w:delText>
        </w:r>
      </w:del>
      <w:r w:rsidR="006D6C8E">
        <w:rPr>
          <w:lang w:val="en-GB"/>
        </w:rPr>
        <w:t>i-pedia</w:t>
      </w:r>
      <w:r w:rsidR="006D6C8E" w:rsidRPr="00B527C2">
        <w:rPr>
          <w:lang w:val="en-GB"/>
        </w:rPr>
        <w:t xml:space="preserve"> also helps students explore challenging topics outside of school, without always having to turn to their teacher.</w:t>
      </w:r>
    </w:p>
    <w:p w14:paraId="1B686347" w14:textId="792A4481" w:rsidR="00C22AC0" w:rsidRPr="00B527C2" w:rsidRDefault="00000000">
      <w:pPr>
        <w:spacing w:after="200"/>
        <w:rPr>
          <w:lang w:val="en-GB"/>
        </w:rPr>
      </w:pPr>
      <w:r w:rsidRPr="00B527C2">
        <w:rPr>
          <w:lang w:val="en-GB"/>
        </w:rPr>
        <w:t xml:space="preserve">All in all, working with </w:t>
      </w:r>
      <w:ins w:id="21" w:author="Jean-Marc Wyss" w:date="2026-09-02T16:17:00Z" w16du:dateUtc="2026-09-02T14:17:00Z">
        <w:r w:rsidR="00DF6D5E">
          <w:rPr>
            <w:lang w:val="en-GB"/>
          </w:rPr>
          <w:t>a</w:t>
        </w:r>
      </w:ins>
      <w:del w:id="22" w:author="Jean-Marc Wyss" w:date="2026-09-02T16:17:00Z" w16du:dateUtc="2026-09-02T14:17:00Z">
        <w:r w:rsidR="006D6C8E" w:rsidDel="00DF6D5E">
          <w:rPr>
            <w:lang w:val="en-GB"/>
          </w:rPr>
          <w:delText>k</w:delText>
        </w:r>
      </w:del>
      <w:r w:rsidR="006D6C8E">
        <w:rPr>
          <w:lang w:val="en-GB"/>
        </w:rPr>
        <w:t>i-pedia</w:t>
      </w:r>
      <w:r w:rsidRPr="00B527C2">
        <w:rPr>
          <w:lang w:val="en-GB"/>
        </w:rPr>
        <w:t xml:space="preserve"> builds an essential key competency for </w:t>
      </w:r>
      <w:r w:rsidR="00863113">
        <w:rPr>
          <w:lang w:val="en-GB"/>
        </w:rPr>
        <w:t>young teens</w:t>
      </w:r>
      <w:r w:rsidRPr="00B527C2">
        <w:rPr>
          <w:lang w:val="en-GB"/>
        </w:rPr>
        <w:t>: the conscious handling of information and the ability to exercise well-founded source criticism in the digital space.</w:t>
      </w:r>
    </w:p>
    <w:p w14:paraId="0EB55CE2" w14:textId="77777777" w:rsidR="00C22AC0" w:rsidRPr="00B527C2" w:rsidRDefault="00000000">
      <w:pPr>
        <w:spacing w:after="200"/>
        <w:rPr>
          <w:lang w:val="en-GB"/>
        </w:rPr>
      </w:pPr>
      <w:r w:rsidRPr="00B527C2">
        <w:rPr>
          <w:noProof/>
          <w:lang w:val="en-GB"/>
        </w:rPr>
        <w:drawing>
          <wp:inline distT="0" distB="0" distL="0" distR="0" wp14:anchorId="78B8FA4E" wp14:editId="6B678622">
            <wp:extent cx="390525" cy="400050"/>
            <wp:effectExtent l="0" t="0" r="0" b="0"/>
            <wp:docPr id="1933458139" name="Grafik 193345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 cy="400050"/>
                    </a:xfrm>
                    <a:prstGeom prst="rect">
                      <a:avLst/>
                    </a:prstGeom>
                  </pic:spPr>
                </pic:pic>
              </a:graphicData>
            </a:graphic>
          </wp:inline>
        </w:drawing>
      </w:r>
    </w:p>
    <w:p w14:paraId="5EB90585" w14:textId="4498DF0D" w:rsidR="00C22AC0" w:rsidRPr="00B527C2" w:rsidRDefault="00000000">
      <w:pPr>
        <w:spacing w:after="200"/>
        <w:rPr>
          <w:lang w:val="en-GB"/>
        </w:rPr>
      </w:pPr>
      <w:r w:rsidRPr="00B527C2">
        <w:rPr>
          <w:b/>
          <w:bCs/>
          <w:i/>
          <w:iCs/>
          <w:u w:val="single"/>
          <w:lang w:val="en-GB"/>
        </w:rPr>
        <w:t>Note</w:t>
      </w:r>
      <w:r w:rsidRPr="00B527C2">
        <w:rPr>
          <w:i/>
          <w:iCs/>
          <w:lang w:val="en-GB"/>
        </w:rPr>
        <w:t xml:space="preserve">: </w:t>
      </w:r>
      <w:ins w:id="23" w:author="Jean-Marc Wyss" w:date="2026-09-02T16:17:00Z" w16du:dateUtc="2026-09-02T14:17:00Z">
        <w:r w:rsidR="00DF6D5E">
          <w:rPr>
            <w:i/>
            <w:iCs/>
            <w:lang w:val="en-GB"/>
          </w:rPr>
          <w:t>a</w:t>
        </w:r>
      </w:ins>
      <w:del w:id="24" w:author="Jean-Marc Wyss" w:date="2026-09-02T16:17:00Z" w16du:dateUtc="2026-09-02T14:17:00Z">
        <w:r w:rsidR="006D6C8E" w:rsidDel="00DF6D5E">
          <w:rPr>
            <w:i/>
            <w:iCs/>
            <w:lang w:val="en-GB"/>
          </w:rPr>
          <w:delText>k</w:delText>
        </w:r>
      </w:del>
      <w:r w:rsidR="006D6C8E">
        <w:rPr>
          <w:i/>
          <w:iCs/>
          <w:lang w:val="en-GB"/>
        </w:rPr>
        <w:t>i-pedia</w:t>
      </w:r>
      <w:r w:rsidRPr="00B527C2">
        <w:rPr>
          <w:i/>
          <w:iCs/>
          <w:lang w:val="en-GB"/>
        </w:rPr>
        <w:t xml:space="preserve"> is also </w:t>
      </w:r>
      <w:r w:rsidR="00863113">
        <w:rPr>
          <w:i/>
          <w:iCs/>
          <w:lang w:val="en-GB"/>
        </w:rPr>
        <w:t>suitable for younger children</w:t>
      </w:r>
      <w:r w:rsidRPr="00B527C2">
        <w:rPr>
          <w:i/>
          <w:iCs/>
          <w:lang w:val="en-GB"/>
        </w:rPr>
        <w:t>, as teachers can use it to simplify Wi</w:t>
      </w:r>
      <w:del w:id="25" w:author="Jean-Marc Wyss" w:date="2026-09-02T16:17:00Z" w16du:dateUtc="2026-09-02T14:17:00Z">
        <w:r w:rsidRPr="00B527C2" w:rsidDel="00DF6D5E">
          <w:rPr>
            <w:i/>
            <w:iCs/>
            <w:lang w:val="en-GB"/>
          </w:rPr>
          <w:delText>ki</w:delText>
        </w:r>
      </w:del>
      <w:r w:rsidRPr="00B527C2">
        <w:rPr>
          <w:i/>
          <w:iCs/>
          <w:lang w:val="en-GB"/>
        </w:rPr>
        <w:t xml:space="preserve">pedia articles so that </w:t>
      </w:r>
      <w:r w:rsidR="006B7B10">
        <w:rPr>
          <w:i/>
          <w:iCs/>
          <w:lang w:val="en-GB"/>
        </w:rPr>
        <w:t>primary school children can easily read and access them.</w:t>
      </w:r>
      <w:r w:rsidRPr="00B527C2">
        <w:rPr>
          <w:i/>
          <w:iCs/>
          <w:lang w:val="en-GB"/>
        </w:rPr>
        <w:t>.</w:t>
      </w:r>
    </w:p>
    <w:p w14:paraId="7B159ABA" w14:textId="3447A4EA" w:rsidR="00C22AC0" w:rsidRPr="00B527C2" w:rsidRDefault="00000000">
      <w:pPr>
        <w:pStyle w:val="berschrift1"/>
        <w:spacing w:before="240" w:after="120"/>
        <w:rPr>
          <w:lang w:val="en-GB"/>
        </w:rPr>
      </w:pPr>
      <w:r w:rsidRPr="00B527C2">
        <w:rPr>
          <w:b/>
          <w:bCs/>
          <w:lang w:val="en-GB"/>
        </w:rPr>
        <w:t xml:space="preserve">Child protection on </w:t>
      </w:r>
      <w:ins w:id="26" w:author="Jean-Marc Wyss" w:date="2026-09-02T16:18:00Z" w16du:dateUtc="2026-09-02T14:18:00Z">
        <w:r w:rsidR="00DF6D5E">
          <w:rPr>
            <w:b/>
            <w:bCs/>
            <w:lang w:val="en-GB"/>
          </w:rPr>
          <w:t>a</w:t>
        </w:r>
      </w:ins>
      <w:del w:id="27" w:author="Jean-Marc Wyss" w:date="2026-09-02T16:18:00Z" w16du:dateUtc="2026-09-02T14:18:00Z">
        <w:r w:rsidR="006D6C8E" w:rsidDel="00DF6D5E">
          <w:rPr>
            <w:b/>
            <w:bCs/>
            <w:lang w:val="en-GB"/>
          </w:rPr>
          <w:delText>k</w:delText>
        </w:r>
      </w:del>
      <w:r w:rsidR="006D6C8E">
        <w:rPr>
          <w:b/>
          <w:bCs/>
          <w:lang w:val="en-GB"/>
        </w:rPr>
        <w:t>i-pedia</w:t>
      </w:r>
      <w:r w:rsidRPr="00B527C2">
        <w:rPr>
          <w:b/>
          <w:bCs/>
          <w:lang w:val="en-GB"/>
        </w:rPr>
        <w:t xml:space="preserve"> (information for teachers)</w:t>
      </w:r>
    </w:p>
    <w:p w14:paraId="06DDC27E" w14:textId="3229FA11" w:rsidR="00C22AC0" w:rsidRPr="00B527C2" w:rsidRDefault="00000000">
      <w:pPr>
        <w:spacing w:after="200"/>
        <w:rPr>
          <w:lang w:val="en-GB"/>
        </w:rPr>
      </w:pPr>
      <w:r w:rsidRPr="00B527C2">
        <w:rPr>
          <w:lang w:val="en-GB"/>
        </w:rPr>
        <w:t xml:space="preserve">In principle, there is no age limit for using Wikipedia. However, a core principle of the </w:t>
      </w:r>
      <w:r w:rsidR="00863113" w:rsidRPr="00B527C2">
        <w:rPr>
          <w:lang w:val="en-GB"/>
        </w:rPr>
        <w:t>encyclopaedia</w:t>
      </w:r>
      <w:r w:rsidRPr="00B527C2">
        <w:rPr>
          <w:lang w:val="en-GB"/>
        </w:rPr>
        <w:t xml:space="preserve"> is that it is uncensored. This means that sensitive topics such as sexuality, anatomy, acts of violence, or pornography are </w:t>
      </w:r>
      <w:r w:rsidR="006B7B10">
        <w:rPr>
          <w:lang w:val="en-GB"/>
        </w:rPr>
        <w:t>all</w:t>
      </w:r>
      <w:r w:rsidR="006B7B10" w:rsidRPr="00B527C2">
        <w:rPr>
          <w:lang w:val="en-GB"/>
        </w:rPr>
        <w:t xml:space="preserve"> </w:t>
      </w:r>
      <w:r w:rsidRPr="00B527C2">
        <w:rPr>
          <w:lang w:val="en-GB"/>
        </w:rPr>
        <w:t>covered.</w:t>
      </w:r>
    </w:p>
    <w:p w14:paraId="047B0510" w14:textId="0170AFF2" w:rsidR="00C22AC0" w:rsidRPr="00B527C2" w:rsidRDefault="00000000">
      <w:pPr>
        <w:spacing w:after="200"/>
        <w:rPr>
          <w:lang w:val="en-GB"/>
        </w:rPr>
      </w:pPr>
      <w:r w:rsidRPr="00B527C2">
        <w:rPr>
          <w:lang w:val="en-GB"/>
        </w:rPr>
        <w:t xml:space="preserve">Even though these topics are addressed strictly on a factual and lexical level and always serve an </w:t>
      </w:r>
      <w:r w:rsidR="00863113" w:rsidRPr="00B527C2">
        <w:rPr>
          <w:lang w:val="en-GB"/>
        </w:rPr>
        <w:t>encyclopaedic</w:t>
      </w:r>
      <w:r w:rsidRPr="00B527C2">
        <w:rPr>
          <w:lang w:val="en-GB"/>
        </w:rPr>
        <w:t xml:space="preserve"> purpose, some content (images, text, etc.) may nonetheless be unsuitable for children and adolescents. Since </w:t>
      </w:r>
      <w:ins w:id="28" w:author="Jean-Marc Wyss" w:date="2026-09-02T16:18:00Z" w16du:dateUtc="2026-09-02T14:18:00Z">
        <w:r w:rsidR="00DF6D5E">
          <w:rPr>
            <w:lang w:val="en-GB"/>
          </w:rPr>
          <w:t>a</w:t>
        </w:r>
      </w:ins>
      <w:del w:id="29" w:author="Jean-Marc Wyss" w:date="2026-09-02T16:18:00Z" w16du:dateUtc="2026-09-02T14:18:00Z">
        <w:r w:rsidR="006D6C8E" w:rsidDel="00DF6D5E">
          <w:rPr>
            <w:lang w:val="en-GB"/>
          </w:rPr>
          <w:delText>k</w:delText>
        </w:r>
      </w:del>
      <w:r w:rsidR="006D6C8E">
        <w:rPr>
          <w:lang w:val="en-GB"/>
        </w:rPr>
        <w:t>i-pedia</w:t>
      </w:r>
      <w:r w:rsidRPr="00B527C2">
        <w:rPr>
          <w:lang w:val="en-GB"/>
        </w:rPr>
        <w:t xml:space="preserve"> </w:t>
      </w:r>
      <w:r w:rsidR="00863113">
        <w:rPr>
          <w:lang w:val="en-GB"/>
        </w:rPr>
        <w:t>uses</w:t>
      </w:r>
      <w:r w:rsidR="00863113" w:rsidRPr="00B527C2">
        <w:rPr>
          <w:lang w:val="en-GB"/>
        </w:rPr>
        <w:t xml:space="preserve"> </w:t>
      </w:r>
      <w:r w:rsidRPr="00B527C2">
        <w:rPr>
          <w:lang w:val="en-GB"/>
        </w:rPr>
        <w:t xml:space="preserve">the original, unfiltered Wikipedia articles, </w:t>
      </w:r>
      <w:r w:rsidR="006B7B10">
        <w:rPr>
          <w:lang w:val="en-GB"/>
        </w:rPr>
        <w:t>careful</w:t>
      </w:r>
      <w:r w:rsidR="006B7B10" w:rsidRPr="00B527C2">
        <w:rPr>
          <w:lang w:val="en-GB"/>
        </w:rPr>
        <w:t xml:space="preserve"> </w:t>
      </w:r>
      <w:r w:rsidRPr="00B527C2">
        <w:rPr>
          <w:lang w:val="en-GB"/>
        </w:rPr>
        <w:t xml:space="preserve">supervision of students working with </w:t>
      </w:r>
      <w:ins w:id="30" w:author="Jean-Marc Wyss" w:date="2026-09-02T16:18:00Z" w16du:dateUtc="2026-09-02T14:18:00Z">
        <w:r w:rsidR="00DF6D5E">
          <w:rPr>
            <w:lang w:val="en-GB"/>
          </w:rPr>
          <w:t>a</w:t>
        </w:r>
      </w:ins>
      <w:del w:id="31" w:author="Jean-Marc Wyss" w:date="2026-09-02T16:18:00Z" w16du:dateUtc="2026-09-02T14:18:00Z">
        <w:r w:rsidR="006D6C8E" w:rsidDel="00DF6D5E">
          <w:rPr>
            <w:lang w:val="en-GB"/>
          </w:rPr>
          <w:delText>k</w:delText>
        </w:r>
      </w:del>
      <w:r w:rsidR="006D6C8E">
        <w:rPr>
          <w:lang w:val="en-GB"/>
        </w:rPr>
        <w:t>i-pedia</w:t>
      </w:r>
      <w:r w:rsidRPr="00B527C2">
        <w:rPr>
          <w:lang w:val="en-GB"/>
        </w:rPr>
        <w:t xml:space="preserve"> remains just as important as it is for any other research on the internet.</w:t>
      </w:r>
    </w:p>
    <w:p w14:paraId="7E7DED82" w14:textId="377C0A98" w:rsidR="00C22AC0" w:rsidRPr="00B527C2" w:rsidRDefault="00000000">
      <w:pPr>
        <w:spacing w:after="200"/>
        <w:rPr>
          <w:lang w:val="en-GB"/>
        </w:rPr>
      </w:pPr>
      <w:r w:rsidRPr="00B527C2">
        <w:rPr>
          <w:lang w:val="en-GB"/>
        </w:rPr>
        <w:t xml:space="preserve">As an open knowledge base, Wikipedia offers neither standard child-protection filters nor content warnings. </w:t>
      </w:r>
      <w:r w:rsidR="008C6F07">
        <w:rPr>
          <w:lang w:val="en-GB"/>
        </w:rPr>
        <w:t>As with any internet use, and w</w:t>
      </w:r>
      <w:r w:rsidR="00863113" w:rsidRPr="008C6F07">
        <w:rPr>
          <w:lang w:val="en-GB"/>
        </w:rPr>
        <w:t xml:space="preserve">hether </w:t>
      </w:r>
      <w:r w:rsidRPr="008C6F07">
        <w:rPr>
          <w:lang w:val="en-GB"/>
        </w:rPr>
        <w:t xml:space="preserve">used in the classroom or at home, </w:t>
      </w:r>
      <w:r w:rsidR="006B7B10" w:rsidRPr="008C6F07">
        <w:rPr>
          <w:lang w:val="en-GB"/>
        </w:rPr>
        <w:t>teachers and parents (re</w:t>
      </w:r>
      <w:r w:rsidR="008C6F07">
        <w:rPr>
          <w:lang w:val="en-GB"/>
        </w:rPr>
        <w:t>s</w:t>
      </w:r>
      <w:r w:rsidR="006B7B10" w:rsidRPr="008C6F07">
        <w:rPr>
          <w:lang w:val="en-GB"/>
        </w:rPr>
        <w:t xml:space="preserve">pectively) </w:t>
      </w:r>
      <w:r w:rsidR="008C6F07">
        <w:rPr>
          <w:lang w:val="en-GB"/>
        </w:rPr>
        <w:t>remain</w:t>
      </w:r>
      <w:r w:rsidR="008C6F07" w:rsidRPr="008C6F07">
        <w:rPr>
          <w:lang w:val="en-GB"/>
        </w:rPr>
        <w:t xml:space="preserve"> </w:t>
      </w:r>
      <w:r w:rsidRPr="008C6F07">
        <w:rPr>
          <w:lang w:val="en-GB"/>
        </w:rPr>
        <w:t>responsib</w:t>
      </w:r>
      <w:r w:rsidR="008C6F07" w:rsidRPr="008C6F07">
        <w:rPr>
          <w:lang w:val="en-GB"/>
        </w:rPr>
        <w:t>le</w:t>
      </w:r>
      <w:r w:rsidRPr="008C6F07">
        <w:rPr>
          <w:lang w:val="en-GB"/>
        </w:rPr>
        <w:t xml:space="preserve"> for supervising young people</w:t>
      </w:r>
      <w:r w:rsidR="008C6F07" w:rsidRPr="008C6F07">
        <w:rPr>
          <w:lang w:val="en-GB"/>
        </w:rPr>
        <w:t>.</w:t>
      </w:r>
    </w:p>
    <w:p w14:paraId="400D84FE" w14:textId="77777777" w:rsidR="00C22AC0" w:rsidRPr="00B527C2" w:rsidRDefault="00000000">
      <w:pPr>
        <w:pStyle w:val="berschrift1"/>
        <w:spacing w:before="240" w:after="120"/>
        <w:rPr>
          <w:lang w:val="en-GB"/>
        </w:rPr>
      </w:pPr>
      <w:r w:rsidRPr="00B527C2">
        <w:rPr>
          <w:b/>
          <w:bCs/>
          <w:lang w:val="en-GB"/>
        </w:rPr>
        <w:t>Why it is not technically possible to filter specific Wikipedia pages</w:t>
      </w:r>
    </w:p>
    <w:p w14:paraId="61B3EC59" w14:textId="368C1E63" w:rsidR="00C22AC0" w:rsidRPr="00B527C2" w:rsidRDefault="00000000">
      <w:pPr>
        <w:spacing w:after="200"/>
        <w:rPr>
          <w:lang w:val="en-GB"/>
        </w:rPr>
      </w:pPr>
      <w:r w:rsidRPr="00B527C2">
        <w:rPr>
          <w:lang w:val="en-GB"/>
        </w:rPr>
        <w:t>Because of the HTTPS protocol used by default, all data traffic to Wikipedia is encrypted. As a result, a content filter within a school network can only detect access to the main address (wikipedia.org)</w:t>
      </w:r>
      <w:r w:rsidR="008C6F07">
        <w:rPr>
          <w:lang w:val="en-GB"/>
        </w:rPr>
        <w:t>.</w:t>
      </w:r>
      <w:r w:rsidRPr="00B527C2">
        <w:rPr>
          <w:lang w:val="en-GB"/>
        </w:rPr>
        <w:t xml:space="preserve"> </w:t>
      </w:r>
      <w:r w:rsidR="008C6F07">
        <w:rPr>
          <w:lang w:val="en-GB"/>
        </w:rPr>
        <w:t xml:space="preserve">It cannot </w:t>
      </w:r>
      <w:r w:rsidRPr="00B527C2">
        <w:rPr>
          <w:lang w:val="en-GB"/>
        </w:rPr>
        <w:t>read which specific sub-page (URL) is being visited. This forces IT administrators to choose</w:t>
      </w:r>
      <w:r w:rsidR="008C6F07">
        <w:rPr>
          <w:lang w:val="en-GB"/>
        </w:rPr>
        <w:t>.</w:t>
      </w:r>
      <w:r w:rsidR="00385893">
        <w:rPr>
          <w:lang w:val="en-GB"/>
        </w:rPr>
        <w:t xml:space="preserve"> </w:t>
      </w:r>
      <w:r w:rsidR="008C6F07">
        <w:rPr>
          <w:lang w:val="en-GB"/>
        </w:rPr>
        <w:t>E</w:t>
      </w:r>
      <w:r w:rsidRPr="00B527C2">
        <w:rPr>
          <w:lang w:val="en-GB"/>
        </w:rPr>
        <w:t xml:space="preserve">ither </w:t>
      </w:r>
      <w:r w:rsidR="008C6F07">
        <w:rPr>
          <w:lang w:val="en-GB"/>
        </w:rPr>
        <w:t xml:space="preserve">they block </w:t>
      </w:r>
      <w:r w:rsidRPr="00B527C2">
        <w:rPr>
          <w:lang w:val="en-GB"/>
        </w:rPr>
        <w:t xml:space="preserve">Wikipedia entirely or </w:t>
      </w:r>
      <w:r w:rsidR="008C6F07">
        <w:rPr>
          <w:lang w:val="en-GB"/>
        </w:rPr>
        <w:t>they accept</w:t>
      </w:r>
      <w:r w:rsidRPr="00B527C2">
        <w:rPr>
          <w:lang w:val="en-GB"/>
        </w:rPr>
        <w:t xml:space="preserve"> that targeted filtering of individual articles is simply not technically feasible.</w:t>
      </w:r>
    </w:p>
    <w:p w14:paraId="4E7EF7A2" w14:textId="77777777" w:rsidR="00C22AC0" w:rsidRPr="00B527C2" w:rsidRDefault="00000000">
      <w:pPr>
        <w:pStyle w:val="berschrift1"/>
        <w:spacing w:before="240" w:after="120"/>
        <w:rPr>
          <w:lang w:val="en-GB"/>
        </w:rPr>
      </w:pPr>
      <w:r w:rsidRPr="00B527C2">
        <w:rPr>
          <w:b/>
          <w:bCs/>
          <w:lang w:val="en-GB"/>
        </w:rPr>
        <w:t>The legal situation in Swiss compulsory schools</w:t>
      </w:r>
    </w:p>
    <w:p w14:paraId="77EEF1DE" w14:textId="77777777" w:rsidR="00C22AC0" w:rsidRPr="00B527C2" w:rsidRDefault="00000000">
      <w:pPr>
        <w:spacing w:after="200"/>
        <w:rPr>
          <w:lang w:val="en-GB"/>
        </w:rPr>
      </w:pPr>
      <w:r w:rsidRPr="00B527C2">
        <w:rPr>
          <w:lang w:val="en-GB"/>
        </w:rPr>
        <w:t>In Switzerland, there is no federal law requiring compulsory schools to use specific content filters. However, as part of their duty of supervision, schools must ensure legal protection of minors. To protect children from content that could harm their development, cantons and municipalities generally use network filters that block entire categories of problematic websites at the domain level.</w:t>
      </w:r>
    </w:p>
    <w:p w14:paraId="24C1C0B2" w14:textId="77777777" w:rsidR="00C22AC0" w:rsidRPr="00B527C2" w:rsidRDefault="00000000">
      <w:pPr>
        <w:pStyle w:val="berschrift1"/>
        <w:spacing w:before="240" w:after="120"/>
        <w:rPr>
          <w:lang w:val="en-GB"/>
        </w:rPr>
      </w:pPr>
      <w:r w:rsidRPr="00B527C2">
        <w:rPr>
          <w:b/>
          <w:bCs/>
          <w:lang w:val="en-GB"/>
        </w:rPr>
        <w:t>Legal assessment and context</w:t>
      </w:r>
    </w:p>
    <w:p w14:paraId="380A27A2" w14:textId="3C1DD3D5" w:rsidR="00C22AC0" w:rsidRPr="00B527C2" w:rsidRDefault="00000000">
      <w:pPr>
        <w:spacing w:after="200"/>
        <w:rPr>
          <w:lang w:val="en-GB"/>
        </w:rPr>
      </w:pPr>
      <w:r w:rsidRPr="00B527C2">
        <w:rPr>
          <w:lang w:val="en-GB"/>
        </w:rPr>
        <w:t xml:space="preserve">There is no known precedent in Switzerland of a school or teacher being prosecuted for accessing sensitive Wikipedia articles in class. The Swiss Criminal Code provides clear exceptions for sensitive content when it has scientific, cultural, or educational value. Since Wikipedia treats all subject areas neutrally and factually, entries on anatomy, acts of violence, or sexuality likewise qualify as documentation. School use of Wikipedia therefore rests on a very solid legal foundation. </w:t>
      </w:r>
      <w:r w:rsidR="008C6F07">
        <w:rPr>
          <w:lang w:val="en-GB"/>
        </w:rPr>
        <w:t>There is n</w:t>
      </w:r>
      <w:r w:rsidRPr="00B527C2">
        <w:rPr>
          <w:lang w:val="en-GB"/>
        </w:rPr>
        <w:t xml:space="preserve">o </w:t>
      </w:r>
      <w:r w:rsidR="008C6F07">
        <w:rPr>
          <w:lang w:val="en-GB"/>
        </w:rPr>
        <w:t xml:space="preserve">known </w:t>
      </w:r>
      <w:r w:rsidRPr="00B527C2">
        <w:rPr>
          <w:lang w:val="en-GB"/>
        </w:rPr>
        <w:t xml:space="preserve">case is known </w:t>
      </w:r>
      <w:r w:rsidR="008C6F07">
        <w:rPr>
          <w:lang w:val="en-GB"/>
        </w:rPr>
        <w:t>of</w:t>
      </w:r>
      <w:r w:rsidRPr="00B527C2">
        <w:rPr>
          <w:lang w:val="en-GB"/>
        </w:rPr>
        <w:t xml:space="preserve"> sensitive Wikipedia articles </w:t>
      </w:r>
      <w:r w:rsidR="008C6F07">
        <w:rPr>
          <w:lang w:val="en-GB"/>
        </w:rPr>
        <w:t>being</w:t>
      </w:r>
      <w:r w:rsidR="008C6F07" w:rsidRPr="00B527C2">
        <w:rPr>
          <w:lang w:val="en-GB"/>
        </w:rPr>
        <w:t xml:space="preserve"> </w:t>
      </w:r>
      <w:r w:rsidRPr="00B527C2">
        <w:rPr>
          <w:lang w:val="en-GB"/>
        </w:rPr>
        <w:t>legally classified as the distribution of material harmful to minors.</w:t>
      </w:r>
    </w:p>
    <w:p w14:paraId="789F49D0" w14:textId="77777777" w:rsidR="00C22AC0" w:rsidRPr="00B527C2" w:rsidRDefault="00000000">
      <w:pPr>
        <w:pStyle w:val="berschrift1"/>
        <w:spacing w:before="240" w:after="120"/>
        <w:rPr>
          <w:lang w:val="en-GB"/>
        </w:rPr>
      </w:pPr>
      <w:r w:rsidRPr="00B527C2">
        <w:rPr>
          <w:b/>
          <w:bCs/>
          <w:lang w:val="en-GB"/>
        </w:rPr>
        <w:t>Contributions by minors</w:t>
      </w:r>
    </w:p>
    <w:p w14:paraId="11DFBA35" w14:textId="77777777" w:rsidR="00C22AC0" w:rsidRPr="00B527C2" w:rsidRDefault="00000000">
      <w:pPr>
        <w:spacing w:after="200"/>
        <w:rPr>
          <w:lang w:val="en-GB"/>
        </w:rPr>
      </w:pPr>
      <w:r w:rsidRPr="00B527C2">
        <w:rPr>
          <w:lang w:val="en-GB"/>
        </w:rPr>
        <w:lastRenderedPageBreak/>
        <w:t>There is no strict minimum age for writing or editing articles. Children and adolescents are entitled to contribute. However, Wikimedia CH recommends that parents and schools support their children in doing so, as the tone among contributors in discussion spaces can sometimes be contentious and somewhat blunt.</w:t>
      </w:r>
    </w:p>
    <w:p w14:paraId="4EF750A7" w14:textId="77777777" w:rsidR="00C22AC0" w:rsidRPr="00B527C2" w:rsidRDefault="00000000">
      <w:pPr>
        <w:pStyle w:val="berschrift1"/>
        <w:spacing w:before="240" w:after="120"/>
        <w:rPr>
          <w:lang w:val="en-GB"/>
        </w:rPr>
      </w:pPr>
      <w:r w:rsidRPr="00B527C2">
        <w:rPr>
          <w:b/>
          <w:bCs/>
          <w:lang w:val="en-GB"/>
        </w:rPr>
        <w:t>Data protection</w:t>
      </w:r>
    </w:p>
    <w:p w14:paraId="00DE08DD" w14:textId="5926D689" w:rsidR="00C22AC0" w:rsidRPr="00B527C2" w:rsidRDefault="00000000">
      <w:pPr>
        <w:spacing w:after="200"/>
        <w:rPr>
          <w:lang w:val="en-GB"/>
        </w:rPr>
      </w:pPr>
      <w:r w:rsidRPr="00B527C2">
        <w:rPr>
          <w:lang w:val="en-GB"/>
        </w:rPr>
        <w:t xml:space="preserve">Data protection is taken very seriously on </w:t>
      </w:r>
      <w:ins w:id="32" w:author="Jean-Marc Wyss" w:date="2026-09-02T16:19:00Z" w16du:dateUtc="2026-09-02T14:19:00Z">
        <w:r w:rsidR="00DF6D5E">
          <w:rPr>
            <w:lang w:val="en-GB"/>
          </w:rPr>
          <w:t>a</w:t>
        </w:r>
      </w:ins>
      <w:del w:id="33" w:author="Jean-Marc Wyss" w:date="2026-09-02T16:19:00Z" w16du:dateUtc="2026-09-02T14:19:00Z">
        <w:r w:rsidR="006D6C8E" w:rsidDel="00DF6D5E">
          <w:rPr>
            <w:lang w:val="en-GB"/>
          </w:rPr>
          <w:delText>k</w:delText>
        </w:r>
      </w:del>
      <w:r w:rsidR="006D6C8E">
        <w:rPr>
          <w:lang w:val="en-GB"/>
        </w:rPr>
        <w:t>i-pedia</w:t>
      </w:r>
      <w:r w:rsidRPr="00B527C2">
        <w:rPr>
          <w:lang w:val="en-GB"/>
        </w:rPr>
        <w:t>. Browsing is completely anonymous. Students do not need to provide any personal data, and no login credentials or the like are required. This ensures safe and simple use, directly in the classroom.</w:t>
      </w:r>
    </w:p>
    <w:p w14:paraId="6106B2DE" w14:textId="3AAADB8E" w:rsidR="00C22AC0" w:rsidRPr="00B527C2" w:rsidRDefault="00000000">
      <w:pPr>
        <w:spacing w:after="200"/>
        <w:rPr>
          <w:lang w:val="en-GB"/>
        </w:rPr>
      </w:pPr>
      <w:r w:rsidRPr="00B527C2">
        <w:rPr>
          <w:lang w:val="en-GB"/>
        </w:rPr>
        <w:t xml:space="preserve">As is true everywhere on the internet, this also applies to </w:t>
      </w:r>
      <w:ins w:id="34" w:author="Jean-Marc Wyss" w:date="2026-09-02T16:19:00Z" w16du:dateUtc="2026-09-02T14:19:00Z">
        <w:r w:rsidR="00DF6D5E">
          <w:rPr>
            <w:lang w:val="en-GB"/>
          </w:rPr>
          <w:t>a</w:t>
        </w:r>
      </w:ins>
      <w:del w:id="35" w:author="Jean-Marc Wyss" w:date="2026-09-02T16:19:00Z" w16du:dateUtc="2026-09-02T14:19:00Z">
        <w:r w:rsidR="006D6C8E" w:rsidDel="00DF6D5E">
          <w:rPr>
            <w:lang w:val="en-GB"/>
          </w:rPr>
          <w:delText>k</w:delText>
        </w:r>
      </w:del>
      <w:r w:rsidR="006D6C8E">
        <w:rPr>
          <w:lang w:val="en-GB"/>
        </w:rPr>
        <w:t>i-pedia</w:t>
      </w:r>
      <w:r w:rsidRPr="00B527C2">
        <w:rPr>
          <w:lang w:val="en-GB"/>
        </w:rPr>
        <w:t xml:space="preserve">: minors should never disclose personal data in the </w:t>
      </w:r>
      <w:ins w:id="36" w:author="Jean-Marc Wyss" w:date="2026-09-02T16:19:00Z" w16du:dateUtc="2026-09-02T14:19:00Z">
        <w:r w:rsidR="00DF6D5E">
          <w:rPr>
            <w:lang w:val="en-GB"/>
          </w:rPr>
          <w:t>a</w:t>
        </w:r>
      </w:ins>
      <w:del w:id="37" w:author="Jean-Marc Wyss" w:date="2026-09-02T16:19:00Z" w16du:dateUtc="2026-09-02T14:19:00Z">
        <w:r w:rsidR="006D6C8E" w:rsidDel="00DF6D5E">
          <w:rPr>
            <w:lang w:val="en-GB"/>
          </w:rPr>
          <w:delText>k</w:delText>
        </w:r>
      </w:del>
      <w:r w:rsidR="006D6C8E">
        <w:rPr>
          <w:lang w:val="en-GB"/>
        </w:rPr>
        <w:t>i-pedia</w:t>
      </w:r>
      <w:r w:rsidRPr="00B527C2">
        <w:rPr>
          <w:lang w:val="en-GB"/>
        </w:rPr>
        <w:t xml:space="preserve"> chatbot</w:t>
      </w:r>
      <w:r w:rsidR="00385893">
        <w:rPr>
          <w:lang w:val="en-GB"/>
        </w:rPr>
        <w:t>.</w:t>
      </w:r>
    </w:p>
    <w:p w14:paraId="5908CB69" w14:textId="5DE099B9" w:rsidR="00C22AC0" w:rsidRPr="00B527C2" w:rsidRDefault="00000000">
      <w:pPr>
        <w:pStyle w:val="berschrift1"/>
        <w:spacing w:before="240" w:after="120"/>
        <w:rPr>
          <w:lang w:val="en-GB"/>
        </w:rPr>
      </w:pPr>
      <w:r w:rsidRPr="00B527C2">
        <w:rPr>
          <w:b/>
          <w:bCs/>
          <w:lang w:val="en-GB"/>
        </w:rPr>
        <w:t xml:space="preserve">Information for students: protecting your data matters to </w:t>
      </w:r>
      <w:ins w:id="38" w:author="Jean-Marc Wyss" w:date="2026-09-02T16:19:00Z" w16du:dateUtc="2026-09-02T14:19:00Z">
        <w:r w:rsidR="00DF6D5E">
          <w:rPr>
            <w:b/>
            <w:bCs/>
            <w:lang w:val="en-GB"/>
          </w:rPr>
          <w:t>a</w:t>
        </w:r>
      </w:ins>
      <w:del w:id="39" w:author="Jean-Marc Wyss" w:date="2026-09-02T16:19:00Z" w16du:dateUtc="2026-09-02T14:19:00Z">
        <w:r w:rsidR="006D6C8E" w:rsidDel="00DF6D5E">
          <w:rPr>
            <w:b/>
            <w:bCs/>
            <w:lang w:val="en-GB"/>
          </w:rPr>
          <w:delText>k</w:delText>
        </w:r>
      </w:del>
      <w:r w:rsidR="006D6C8E">
        <w:rPr>
          <w:b/>
          <w:bCs/>
          <w:lang w:val="en-GB"/>
        </w:rPr>
        <w:t>i-pedia</w:t>
      </w:r>
      <w:r w:rsidRPr="00B527C2">
        <w:rPr>
          <w:b/>
          <w:bCs/>
          <w:lang w:val="en-GB"/>
        </w:rPr>
        <w:t>!</w:t>
      </w:r>
    </w:p>
    <w:p w14:paraId="41705B81" w14:textId="77777777" w:rsidR="00C22AC0" w:rsidRPr="00B527C2" w:rsidRDefault="00000000">
      <w:pPr>
        <w:spacing w:after="200"/>
        <w:rPr>
          <w:lang w:val="en-GB"/>
        </w:rPr>
      </w:pPr>
      <w:r w:rsidRPr="00B527C2">
        <w:rPr>
          <w:noProof/>
          <w:lang w:val="en-GB"/>
        </w:rPr>
        <w:drawing>
          <wp:inline distT="0" distB="0" distL="0" distR="0" wp14:anchorId="7D91B3AB" wp14:editId="59A6A7EC">
            <wp:extent cx="419100" cy="419100"/>
            <wp:effectExtent l="0" t="0" r="0" b="0"/>
            <wp:docPr id="441917236" name="Grafik 44191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 cy="419100"/>
                    </a:xfrm>
                    <a:prstGeom prst="rect">
                      <a:avLst/>
                    </a:prstGeom>
                  </pic:spPr>
                </pic:pic>
              </a:graphicData>
            </a:graphic>
          </wp:inline>
        </w:drawing>
      </w:r>
    </w:p>
    <w:p w14:paraId="0E732DF9" w14:textId="036763FB" w:rsidR="00C22AC0" w:rsidRPr="00B527C2" w:rsidRDefault="00000000">
      <w:pPr>
        <w:spacing w:after="200"/>
        <w:rPr>
          <w:lang w:val="en-GB"/>
        </w:rPr>
      </w:pPr>
      <w:r w:rsidRPr="00B527C2">
        <w:rPr>
          <w:b/>
          <w:bCs/>
          <w:lang w:val="en-GB"/>
        </w:rPr>
        <w:t xml:space="preserve">Hi! I'm </w:t>
      </w:r>
      <w:ins w:id="40" w:author="Jean-Marc Wyss" w:date="2026-09-02T16:19:00Z" w16du:dateUtc="2026-09-02T14:19:00Z">
        <w:r w:rsidR="00DF6D5E">
          <w:rPr>
            <w:b/>
            <w:bCs/>
            <w:lang w:val="en-GB"/>
          </w:rPr>
          <w:t>a</w:t>
        </w:r>
      </w:ins>
      <w:del w:id="41" w:author="Jean-Marc Wyss" w:date="2026-09-02T16:19:00Z" w16du:dateUtc="2026-09-02T14:19:00Z">
        <w:r w:rsidR="006D6C8E" w:rsidDel="00DF6D5E">
          <w:rPr>
            <w:b/>
            <w:bCs/>
            <w:lang w:val="en-GB"/>
          </w:rPr>
          <w:delText>k</w:delText>
        </w:r>
      </w:del>
      <w:r w:rsidR="006D6C8E">
        <w:rPr>
          <w:b/>
          <w:bCs/>
          <w:lang w:val="en-GB"/>
        </w:rPr>
        <w:t>i-pedia</w:t>
      </w:r>
      <w:r w:rsidRPr="00B527C2">
        <w:rPr>
          <w:b/>
          <w:bCs/>
          <w:lang w:val="en-GB"/>
        </w:rPr>
        <w:t>.</w:t>
      </w:r>
    </w:p>
    <w:p w14:paraId="73B74F38" w14:textId="77777777" w:rsidR="00C22AC0" w:rsidRPr="00B527C2" w:rsidRDefault="00000000">
      <w:pPr>
        <w:spacing w:after="200"/>
        <w:rPr>
          <w:lang w:val="en-GB"/>
        </w:rPr>
      </w:pPr>
      <w:r w:rsidRPr="00B527C2">
        <w:rPr>
          <w:lang w:val="en-GB"/>
        </w:rPr>
        <w:t>Glad you're here. I help you read and understand Wikipedia texts more easily. Before you start your research, I have a few important things to tell you.</w:t>
      </w:r>
    </w:p>
    <w:p w14:paraId="5A670629" w14:textId="77777777" w:rsidR="00C22AC0" w:rsidRPr="00B527C2" w:rsidRDefault="00000000">
      <w:pPr>
        <w:spacing w:after="200"/>
        <w:rPr>
          <w:lang w:val="en-GB"/>
        </w:rPr>
      </w:pPr>
      <w:r w:rsidRPr="00B527C2">
        <w:rPr>
          <w:b/>
          <w:bCs/>
          <w:lang w:val="en-GB"/>
        </w:rPr>
        <w:t>There are no filters on Wikipedia</w:t>
      </w:r>
    </w:p>
    <w:p w14:paraId="3D64459C" w14:textId="4DDF2084" w:rsidR="00C22AC0" w:rsidRPr="00B527C2" w:rsidRDefault="00000000">
      <w:pPr>
        <w:spacing w:after="200"/>
        <w:rPr>
          <w:lang w:val="en-GB"/>
        </w:rPr>
      </w:pPr>
      <w:r w:rsidRPr="00B527C2">
        <w:rPr>
          <w:lang w:val="en-GB"/>
        </w:rPr>
        <w:t>I access the real Wikipedia articles directly for you. Wikipedia is a huge collection of knowledge for the whole world</w:t>
      </w:r>
      <w:r w:rsidR="008C6F07">
        <w:rPr>
          <w:lang w:val="en-GB"/>
        </w:rPr>
        <w:t xml:space="preserve"> but</w:t>
      </w:r>
      <w:r w:rsidRPr="00B527C2">
        <w:rPr>
          <w:lang w:val="en-GB"/>
        </w:rPr>
        <w:t xml:space="preserve"> there </w:t>
      </w:r>
      <w:r w:rsidR="008C6F07">
        <w:rPr>
          <w:lang w:val="en-GB"/>
        </w:rPr>
        <w:t>it doesn’t have any</w:t>
      </w:r>
      <w:r w:rsidRPr="00B527C2">
        <w:rPr>
          <w:lang w:val="en-GB"/>
        </w:rPr>
        <w:t xml:space="preserve"> age-related filter</w:t>
      </w:r>
      <w:r w:rsidR="008C6F07">
        <w:rPr>
          <w:lang w:val="en-GB"/>
        </w:rPr>
        <w:t>s</w:t>
      </w:r>
      <w:r w:rsidRPr="00B527C2">
        <w:rPr>
          <w:lang w:val="en-GB"/>
        </w:rPr>
        <w:t>. That means Wikipedia shows all topics without any censorship. You</w:t>
      </w:r>
      <w:r w:rsidR="008C6F07">
        <w:rPr>
          <w:lang w:val="en-GB"/>
        </w:rPr>
        <w:t>’</w:t>
      </w:r>
      <w:r w:rsidRPr="00B527C2">
        <w:rPr>
          <w:lang w:val="en-GB"/>
        </w:rPr>
        <w:t xml:space="preserve">ll also find texts and images about the human body, illnesses, </w:t>
      </w:r>
      <w:r w:rsidR="008C6F07">
        <w:rPr>
          <w:lang w:val="en-GB"/>
        </w:rPr>
        <w:t>and</w:t>
      </w:r>
      <w:r w:rsidRPr="00B527C2">
        <w:rPr>
          <w:lang w:val="en-GB"/>
        </w:rPr>
        <w:t xml:space="preserve"> crime and violence. These topics are explained in a completely factual and neutral way. Still, some images or texts may seem scary or may not feel right </w:t>
      </w:r>
      <w:r w:rsidR="008C6F07">
        <w:rPr>
          <w:lang w:val="en-GB"/>
        </w:rPr>
        <w:t>to</w:t>
      </w:r>
      <w:r w:rsidR="008C6F07" w:rsidRPr="00B527C2">
        <w:rPr>
          <w:lang w:val="en-GB"/>
        </w:rPr>
        <w:t xml:space="preserve"> </w:t>
      </w:r>
      <w:r w:rsidRPr="00B527C2">
        <w:rPr>
          <w:lang w:val="en-GB"/>
        </w:rPr>
        <w:t>you. If you come across something during your research that scares you or makes you uncomfortable, close the page. It</w:t>
      </w:r>
      <w:r w:rsidR="008C6F07">
        <w:rPr>
          <w:lang w:val="en-GB"/>
        </w:rPr>
        <w:t>’</w:t>
      </w:r>
      <w:r w:rsidRPr="00B527C2">
        <w:rPr>
          <w:lang w:val="en-GB"/>
        </w:rPr>
        <w:t>s best to talk about it directly with your teacher or your parents.</w:t>
      </w:r>
    </w:p>
    <w:p w14:paraId="4ACF4F08" w14:textId="77777777" w:rsidR="00C22AC0" w:rsidRPr="00B527C2" w:rsidRDefault="00000000">
      <w:pPr>
        <w:spacing w:after="200"/>
        <w:rPr>
          <w:lang w:val="en-GB"/>
        </w:rPr>
      </w:pPr>
      <w:r w:rsidRPr="00B527C2">
        <w:rPr>
          <w:b/>
          <w:bCs/>
          <w:lang w:val="en-GB"/>
        </w:rPr>
        <w:t>Your data is safe here</w:t>
      </w:r>
    </w:p>
    <w:p w14:paraId="0E17CC30" w14:textId="0145C648" w:rsidR="00C22AC0" w:rsidRPr="00B527C2" w:rsidRDefault="00000000">
      <w:pPr>
        <w:spacing w:after="200"/>
        <w:rPr>
          <w:lang w:val="en-GB"/>
        </w:rPr>
      </w:pPr>
      <w:r w:rsidRPr="00B527C2">
        <w:rPr>
          <w:lang w:val="en-GB"/>
        </w:rPr>
        <w:t xml:space="preserve">Data protection matters a lot to me. With me, you don't need a </w:t>
      </w:r>
      <w:r w:rsidR="00385893" w:rsidRPr="00B527C2">
        <w:rPr>
          <w:lang w:val="en-GB"/>
        </w:rPr>
        <w:t xml:space="preserve">name </w:t>
      </w:r>
      <w:r w:rsidRPr="00B527C2">
        <w:rPr>
          <w:lang w:val="en-GB"/>
        </w:rPr>
        <w:t>or a password. You browse here completely anonymously and you don't have to provide any personal data.</w:t>
      </w:r>
    </w:p>
    <w:p w14:paraId="4200FE97" w14:textId="77777777" w:rsidR="00C22AC0" w:rsidRPr="00B527C2" w:rsidRDefault="00000000">
      <w:pPr>
        <w:spacing w:after="200"/>
        <w:rPr>
          <w:lang w:val="en-GB"/>
        </w:rPr>
      </w:pPr>
      <w:r w:rsidRPr="00B527C2">
        <w:rPr>
          <w:b/>
          <w:bCs/>
          <w:lang w:val="en-GB"/>
        </w:rPr>
        <w:t>The most important rule</w:t>
      </w:r>
    </w:p>
    <w:p w14:paraId="3B33C6B0" w14:textId="4FDD3D15" w:rsidR="00C22AC0" w:rsidRPr="00B527C2" w:rsidRDefault="00000000">
      <w:pPr>
        <w:spacing w:after="200"/>
        <w:rPr>
          <w:lang w:val="en-GB"/>
        </w:rPr>
      </w:pPr>
      <w:r w:rsidRPr="00B527C2">
        <w:rPr>
          <w:lang w:val="en-GB"/>
        </w:rPr>
        <w:t xml:space="preserve">Just like everywhere else on the internet, never enter </w:t>
      </w:r>
      <w:r w:rsidR="008C6F07">
        <w:rPr>
          <w:lang w:val="en-GB"/>
        </w:rPr>
        <w:t xml:space="preserve">any </w:t>
      </w:r>
      <w:r w:rsidRPr="00B527C2">
        <w:rPr>
          <w:lang w:val="en-GB"/>
        </w:rPr>
        <w:t>personal information! Never reveal your real name, your address, or other private details about yourself or your classmates in my reading assistant (chatbot)</w:t>
      </w:r>
      <w:r w:rsidR="002C2CF6">
        <w:rPr>
          <w:lang w:val="en-GB"/>
        </w:rPr>
        <w:t>.</w:t>
      </w:r>
    </w:p>
    <w:sectPr w:rsidR="00C22AC0" w:rsidRPr="00B527C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uthor" w:date="2026-08-26T12:02:00Z" w:initials="A">
    <w:p w14:paraId="2784C642" w14:textId="75ED3C6C" w:rsidR="001E4AD5" w:rsidRDefault="001E4AD5">
      <w:pPr>
        <w:pStyle w:val="Kommentartext"/>
      </w:pPr>
      <w:r>
        <w:rPr>
          <w:rStyle w:val="Kommentarzeichen"/>
        </w:rPr>
        <w:annotationRef/>
      </w:r>
      <w:r>
        <w:t xml:space="preserve">It’s my understanding that you want to keep the German name so I’ve amended throughout. </w:t>
      </w:r>
      <w:r w:rsidR="006D6C8E">
        <w:t>If this is correct</w:t>
      </w:r>
      <w:r w:rsidR="000A670F">
        <w:t>,</w:t>
      </w:r>
      <w:r w:rsidR="006D6C8E">
        <w:t xml:space="preserve"> then you may also want to change the French version </w:t>
      </w:r>
      <w:r w:rsidR="000A670F">
        <w:t xml:space="preserve">on your website </w:t>
      </w:r>
      <w:r w:rsidR="006D6C8E">
        <w:t>which I can see also has ia-pedia.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784C6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9AFF9F" w16cex:dateUtc="2026-08-26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784C642" w16cid:durableId="2E9AFF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C8317B"/>
    <w:multiLevelType w:val="hybridMultilevel"/>
    <w:tmpl w:val="D76CEFC6"/>
    <w:lvl w:ilvl="0" w:tplc="28F49E06">
      <w:start w:val="1"/>
      <w:numFmt w:val="bullet"/>
      <w:lvlText w:val="●"/>
      <w:lvlJc w:val="left"/>
      <w:pPr>
        <w:ind w:left="720" w:hanging="360"/>
      </w:pPr>
    </w:lvl>
    <w:lvl w:ilvl="1" w:tplc="CFD83826">
      <w:start w:val="1"/>
      <w:numFmt w:val="bullet"/>
      <w:lvlText w:val="○"/>
      <w:lvlJc w:val="left"/>
      <w:pPr>
        <w:ind w:left="1440" w:hanging="360"/>
      </w:pPr>
    </w:lvl>
    <w:lvl w:ilvl="2" w:tplc="8E722E80">
      <w:start w:val="1"/>
      <w:numFmt w:val="bullet"/>
      <w:lvlText w:val="■"/>
      <w:lvlJc w:val="left"/>
      <w:pPr>
        <w:ind w:left="2160" w:hanging="360"/>
      </w:pPr>
    </w:lvl>
    <w:lvl w:ilvl="3" w:tplc="59E63ABE">
      <w:start w:val="1"/>
      <w:numFmt w:val="bullet"/>
      <w:lvlText w:val="●"/>
      <w:lvlJc w:val="left"/>
      <w:pPr>
        <w:ind w:left="2880" w:hanging="360"/>
      </w:pPr>
    </w:lvl>
    <w:lvl w:ilvl="4" w:tplc="E49242FC">
      <w:start w:val="1"/>
      <w:numFmt w:val="bullet"/>
      <w:lvlText w:val="○"/>
      <w:lvlJc w:val="left"/>
      <w:pPr>
        <w:ind w:left="3600" w:hanging="360"/>
      </w:pPr>
    </w:lvl>
    <w:lvl w:ilvl="5" w:tplc="272048A2">
      <w:start w:val="1"/>
      <w:numFmt w:val="bullet"/>
      <w:lvlText w:val="■"/>
      <w:lvlJc w:val="left"/>
      <w:pPr>
        <w:ind w:left="4320" w:hanging="360"/>
      </w:pPr>
    </w:lvl>
    <w:lvl w:ilvl="6" w:tplc="EA24E438">
      <w:start w:val="1"/>
      <w:numFmt w:val="bullet"/>
      <w:lvlText w:val="●"/>
      <w:lvlJc w:val="left"/>
      <w:pPr>
        <w:ind w:left="5040" w:hanging="360"/>
      </w:pPr>
    </w:lvl>
    <w:lvl w:ilvl="7" w:tplc="FC60B090">
      <w:start w:val="1"/>
      <w:numFmt w:val="bullet"/>
      <w:lvlText w:val="●"/>
      <w:lvlJc w:val="left"/>
      <w:pPr>
        <w:ind w:left="5760" w:hanging="360"/>
      </w:pPr>
    </w:lvl>
    <w:lvl w:ilvl="8" w:tplc="1F624DCA">
      <w:start w:val="1"/>
      <w:numFmt w:val="bullet"/>
      <w:lvlText w:val="●"/>
      <w:lvlJc w:val="left"/>
      <w:pPr>
        <w:ind w:left="6480" w:hanging="360"/>
      </w:pPr>
    </w:lvl>
  </w:abstractNum>
  <w:num w:numId="1" w16cid:durableId="111752303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an-Marc Wyss">
    <w15:presenceInfo w15:providerId="None" w15:userId="Jean-Marc Wyss"/>
  </w15:person>
  <w15:person w15:author="Author">
    <w15:presenceInfo w15:providerId="None" w15:userId="Autho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C0"/>
    <w:rsid w:val="00036B62"/>
    <w:rsid w:val="000A670F"/>
    <w:rsid w:val="000F2AEA"/>
    <w:rsid w:val="001D2513"/>
    <w:rsid w:val="001E4AD5"/>
    <w:rsid w:val="002C2CF6"/>
    <w:rsid w:val="00366391"/>
    <w:rsid w:val="00385893"/>
    <w:rsid w:val="004414D1"/>
    <w:rsid w:val="004A0C83"/>
    <w:rsid w:val="004A4F2F"/>
    <w:rsid w:val="00541405"/>
    <w:rsid w:val="005B0DC5"/>
    <w:rsid w:val="006B7B10"/>
    <w:rsid w:val="006D6C8E"/>
    <w:rsid w:val="006F5A12"/>
    <w:rsid w:val="00746054"/>
    <w:rsid w:val="00772072"/>
    <w:rsid w:val="007E2F83"/>
    <w:rsid w:val="00863113"/>
    <w:rsid w:val="008C6F07"/>
    <w:rsid w:val="00A60C70"/>
    <w:rsid w:val="00B527C2"/>
    <w:rsid w:val="00BC0D47"/>
    <w:rsid w:val="00C22AC0"/>
    <w:rsid w:val="00C60CB4"/>
    <w:rsid w:val="00DF6D5E"/>
    <w:rsid w:val="00E256BF"/>
    <w:rsid w:val="00F57135"/>
    <w:rsid w:val="00F8562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72E8599D"/>
  <w15:docId w15:val="{F6637DFC-D3CC-BF4F-96CD-1543668D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berarbeitung">
    <w:name w:val="Revision"/>
    <w:hidden/>
    <w:uiPriority w:val="99"/>
    <w:semiHidden/>
    <w:rsid w:val="00B527C2"/>
  </w:style>
  <w:style w:type="character" w:styleId="Kommentarzeichen">
    <w:name w:val="annotation reference"/>
    <w:basedOn w:val="Absatz-Standardschriftart"/>
    <w:uiPriority w:val="99"/>
    <w:semiHidden/>
    <w:unhideWhenUsed/>
    <w:rsid w:val="006F5A12"/>
    <w:rPr>
      <w:sz w:val="16"/>
      <w:szCs w:val="16"/>
    </w:rPr>
  </w:style>
  <w:style w:type="paragraph" w:styleId="Kommentartext">
    <w:name w:val="annotation text"/>
    <w:basedOn w:val="Standard"/>
    <w:link w:val="KommentartextZchn"/>
    <w:uiPriority w:val="99"/>
    <w:semiHidden/>
    <w:unhideWhenUsed/>
    <w:rsid w:val="001D2513"/>
    <w:rPr>
      <w:lang w:val="en-GB"/>
    </w:rPr>
  </w:style>
  <w:style w:type="character" w:customStyle="1" w:styleId="KommentartextZchn">
    <w:name w:val="Kommentartext Zchn"/>
    <w:basedOn w:val="Absatz-Standardschriftart"/>
    <w:link w:val="Kommentartext"/>
    <w:uiPriority w:val="99"/>
    <w:semiHidden/>
    <w:rsid w:val="001D2513"/>
    <w:rPr>
      <w:lang w:val="en-GB"/>
    </w:rPr>
  </w:style>
  <w:style w:type="paragraph" w:styleId="Kommentarthema">
    <w:name w:val="annotation subject"/>
    <w:basedOn w:val="Kommentartext"/>
    <w:next w:val="Kommentartext"/>
    <w:link w:val="KommentarthemaZchn"/>
    <w:uiPriority w:val="99"/>
    <w:semiHidden/>
    <w:unhideWhenUsed/>
    <w:rsid w:val="006F5A12"/>
    <w:rPr>
      <w:b/>
      <w:bCs/>
    </w:rPr>
  </w:style>
  <w:style w:type="character" w:customStyle="1" w:styleId="KommentarthemaZchn">
    <w:name w:val="Kommentarthema Zchn"/>
    <w:basedOn w:val="KommentartextZchn"/>
    <w:link w:val="Kommentarthema"/>
    <w:uiPriority w:val="99"/>
    <w:semiHidden/>
    <w:rsid w:val="006F5A12"/>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g"/><Relationship Id="rId5" Type="http://schemas.openxmlformats.org/officeDocument/2006/relationships/comments" Target="comment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1205</Words>
  <Characters>7598</Characters>
  <Application>Microsoft Office Word</Application>
  <DocSecurity>0</DocSecurity>
  <Lines>63</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Jean-Marc Wyss</cp:lastModifiedBy>
  <cp:revision>5</cp:revision>
  <dcterms:created xsi:type="dcterms:W3CDTF">2026-08-31T07:00:00Z</dcterms:created>
  <dcterms:modified xsi:type="dcterms:W3CDTF">2026-09-02T14:19:00Z</dcterms:modified>
</cp:coreProperties>
</file>